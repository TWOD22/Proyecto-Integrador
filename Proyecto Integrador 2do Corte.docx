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C7B2" w14:textId="77777777" w:rsidR="00F11F46" w:rsidRDefault="00652FAD">
      <w:pPr>
        <w:jc w:val="center"/>
      </w:pPr>
      <w:r>
        <w:t>PROYECTO INTEGRADOR</w:t>
      </w:r>
    </w:p>
    <w:p w14:paraId="045BC7B3" w14:textId="77777777" w:rsidR="00F11F46" w:rsidRDefault="00652FAD">
      <w:pPr>
        <w:tabs>
          <w:tab w:val="left" w:pos="3024"/>
        </w:tabs>
      </w:pPr>
      <w:r>
        <w:tab/>
      </w:r>
    </w:p>
    <w:p w14:paraId="045BC7B4" w14:textId="77777777" w:rsidR="00F11F46" w:rsidRDefault="00652FAD">
      <w:pPr>
        <w:jc w:val="center"/>
      </w:pPr>
      <w:r>
        <w:t>SOFTWARE PARA LA GESTIÓN Y SEGUIMIENTO DE PRÁCTICAS</w:t>
      </w:r>
    </w:p>
    <w:p w14:paraId="045BC7B5" w14:textId="77777777" w:rsidR="00F11F46" w:rsidRDefault="00F11F46">
      <w:pPr>
        <w:jc w:val="center"/>
      </w:pPr>
    </w:p>
    <w:p w14:paraId="045BC7B6" w14:textId="77777777" w:rsidR="00F11F46" w:rsidRDefault="00652FAD">
      <w:pPr>
        <w:jc w:val="center"/>
      </w:pPr>
      <w:r>
        <w:t>Materias</w:t>
      </w:r>
    </w:p>
    <w:p w14:paraId="045BC7B7" w14:textId="77777777" w:rsidR="00F11F46" w:rsidRDefault="00652FAD">
      <w:pPr>
        <w:jc w:val="center"/>
      </w:pPr>
      <w:r>
        <w:t>Base de datos II</w:t>
      </w:r>
    </w:p>
    <w:p w14:paraId="045BC7B8" w14:textId="77777777" w:rsidR="00F11F46" w:rsidRDefault="00652FAD">
      <w:pPr>
        <w:jc w:val="center"/>
      </w:pPr>
      <w:r>
        <w:t>Ingeniería del Software I</w:t>
      </w:r>
    </w:p>
    <w:p w14:paraId="045BC7B9" w14:textId="77777777" w:rsidR="00F11F46" w:rsidRDefault="00652FAD">
      <w:pPr>
        <w:jc w:val="center"/>
      </w:pPr>
      <w:r>
        <w:t>Programación II</w:t>
      </w:r>
    </w:p>
    <w:p w14:paraId="045BC7BA" w14:textId="77777777" w:rsidR="00F11F46" w:rsidRDefault="00F11F46"/>
    <w:p w14:paraId="045BC7BB" w14:textId="77777777" w:rsidR="00F11F46" w:rsidRDefault="00652FAD">
      <w:pPr>
        <w:jc w:val="center"/>
      </w:pPr>
      <w:r>
        <w:t>Docentes</w:t>
      </w:r>
    </w:p>
    <w:p w14:paraId="045BC7BC" w14:textId="77777777" w:rsidR="00F11F46" w:rsidRDefault="00652FAD">
      <w:pPr>
        <w:jc w:val="center"/>
      </w:pPr>
      <w:r>
        <w:t xml:space="preserve">Ing. Mario </w:t>
      </w:r>
      <w:proofErr w:type="spellStart"/>
      <w:r>
        <w:t>Andres</w:t>
      </w:r>
      <w:proofErr w:type="spellEnd"/>
      <w:r>
        <w:t xml:space="preserve"> Fernández Rueda</w:t>
      </w:r>
    </w:p>
    <w:p w14:paraId="045BC7BD" w14:textId="77777777" w:rsidR="00F11F46" w:rsidRDefault="00652FAD">
      <w:pPr>
        <w:jc w:val="center"/>
      </w:pPr>
      <w:r>
        <w:t>Ing. Alexandra Soraya Beltrán Castro</w:t>
      </w:r>
    </w:p>
    <w:p w14:paraId="045BC7BE" w14:textId="77777777" w:rsidR="00F11F46" w:rsidRDefault="00652FAD">
      <w:pPr>
        <w:jc w:val="center"/>
      </w:pPr>
      <w:proofErr w:type="spellStart"/>
      <w:r>
        <w:t>Ing.Duván</w:t>
      </w:r>
      <w:proofErr w:type="spellEnd"/>
      <w:r>
        <w:t xml:space="preserve"> Ramírez Molina</w:t>
      </w:r>
    </w:p>
    <w:p w14:paraId="045BC7BF" w14:textId="77777777" w:rsidR="00F11F46" w:rsidRDefault="00F11F46"/>
    <w:p w14:paraId="045BC7C0" w14:textId="77777777" w:rsidR="00F11F46" w:rsidRDefault="00652FAD">
      <w:pPr>
        <w:jc w:val="center"/>
      </w:pPr>
      <w:r>
        <w:t>Participantes del trabajo</w:t>
      </w:r>
    </w:p>
    <w:p w14:paraId="045BC7C1" w14:textId="77777777" w:rsidR="00F11F46" w:rsidRDefault="00652FAD">
      <w:pPr>
        <w:jc w:val="center"/>
      </w:pPr>
      <w:r>
        <w:t xml:space="preserve">Jairo Alonso Acevedo </w:t>
      </w:r>
      <w:proofErr w:type="spellStart"/>
      <w:r>
        <w:t>Hernandez</w:t>
      </w:r>
      <w:proofErr w:type="spellEnd"/>
    </w:p>
    <w:p w14:paraId="045BC7C2" w14:textId="77777777" w:rsidR="00F11F46" w:rsidRDefault="00652FAD">
      <w:pPr>
        <w:jc w:val="center"/>
      </w:pPr>
      <w:r>
        <w:t xml:space="preserve">Carlos </w:t>
      </w:r>
      <w:proofErr w:type="spellStart"/>
      <w:r>
        <w:t>Andres</w:t>
      </w:r>
      <w:proofErr w:type="spellEnd"/>
      <w:r>
        <w:t xml:space="preserve"> Saavedra Rangel</w:t>
      </w:r>
    </w:p>
    <w:p w14:paraId="045BC7C3" w14:textId="77777777" w:rsidR="00F11F46" w:rsidRDefault="00652FAD">
      <w:pPr>
        <w:jc w:val="center"/>
      </w:pPr>
      <w:proofErr w:type="spellStart"/>
      <w:r>
        <w:t>Andres</w:t>
      </w:r>
      <w:proofErr w:type="spellEnd"/>
      <w:r>
        <w:t xml:space="preserve"> David Rosales </w:t>
      </w:r>
      <w:proofErr w:type="spellStart"/>
      <w:r>
        <w:t>Jaimes</w:t>
      </w:r>
      <w:proofErr w:type="spellEnd"/>
    </w:p>
    <w:p w14:paraId="045BC7C4" w14:textId="77777777" w:rsidR="00F11F46" w:rsidRDefault="00F11F46">
      <w:pPr>
        <w:jc w:val="center"/>
      </w:pPr>
    </w:p>
    <w:p w14:paraId="045BC7C5" w14:textId="77777777" w:rsidR="00F11F46" w:rsidRDefault="00F11F46">
      <w:pPr>
        <w:jc w:val="center"/>
      </w:pPr>
    </w:p>
    <w:p w14:paraId="045BC7C6" w14:textId="77777777" w:rsidR="00F11F46" w:rsidRDefault="00F11F46">
      <w:pPr>
        <w:jc w:val="center"/>
      </w:pPr>
    </w:p>
    <w:p w14:paraId="045BC7C7" w14:textId="77777777" w:rsidR="00F11F46" w:rsidRDefault="00652FAD">
      <w:pPr>
        <w:jc w:val="center"/>
      </w:pPr>
      <w:r>
        <w:t>Bucaramanga, Santander</w:t>
      </w:r>
    </w:p>
    <w:p w14:paraId="045BC7C8" w14:textId="77777777" w:rsidR="00F11F46" w:rsidRDefault="00652FAD">
      <w:pPr>
        <w:jc w:val="center"/>
      </w:pPr>
      <w:r>
        <w:t xml:space="preserve">03 de </w:t>
      </w:r>
      <w:proofErr w:type="gramStart"/>
      <w:r>
        <w:t>Mayo</w:t>
      </w:r>
      <w:proofErr w:type="gramEnd"/>
      <w:r>
        <w:t xml:space="preserve"> de 2026</w:t>
      </w:r>
    </w:p>
    <w:sdt>
      <w:sdtPr>
        <w:id w:val="2122144788"/>
        <w:docPartObj>
          <w:docPartGallery w:val="Table of Contents"/>
          <w:docPartUnique/>
        </w:docPartObj>
      </w:sdtPr>
      <w:sdtEndPr/>
      <w:sdtContent>
        <w:p w14:paraId="045BC7C9" w14:textId="77777777" w:rsidR="00F11F46" w:rsidRDefault="00652FAD">
          <w:pPr>
            <w:pBdr>
              <w:top w:val="nil"/>
              <w:left w:val="nil"/>
              <w:bottom w:val="nil"/>
              <w:right w:val="nil"/>
              <w:between w:val="nil"/>
            </w:pBdr>
            <w:tabs>
              <w:tab w:val="right" w:leader="dot" w:pos="9350"/>
            </w:tabs>
            <w:spacing w:after="100"/>
            <w:rPr>
              <w:rFonts w:ascii="Cambria" w:eastAsia="Cambria" w:hAnsi="Cambria" w:cs="Cambria"/>
              <w:color w:val="000000"/>
            </w:rPr>
          </w:pPr>
          <w:r>
            <w:fldChar w:fldCharType="begin"/>
          </w:r>
          <w:r>
            <w:instrText xml:space="preserve"> TOC \h \u \z \t "Heading 1,1,Heading 2,2,Heading 3,3,Heading 4,4,Heading 5,5,Heading 6,6,"</w:instrText>
          </w:r>
          <w:r>
            <w:fldChar w:fldCharType="separate"/>
          </w:r>
          <w:r>
            <w:rPr>
              <w:color w:val="000000"/>
            </w:rPr>
            <w:t>Introducción</w:t>
          </w:r>
          <w:r>
            <w:rPr>
              <w:color w:val="000000"/>
            </w:rPr>
            <w:tab/>
          </w:r>
          <w:r>
            <w:fldChar w:fldCharType="begin"/>
          </w:r>
          <w:r>
            <w:instrText xml:space="preserve"> PAGEREF _heading=h.vzru4tj8blla \h </w:instrText>
          </w:r>
          <w:r>
            <w:fldChar w:fldCharType="separate"/>
          </w:r>
          <w:r>
            <w:rPr>
              <w:color w:val="000000"/>
            </w:rPr>
            <w:t>4</w:t>
          </w:r>
          <w:hyperlink w:anchor="_heading=h.vzru4tj8blla" w:history="1"/>
        </w:p>
        <w:p w14:paraId="045BC7CA" w14:textId="77777777" w:rsidR="00F11F46" w:rsidRDefault="00652FAD">
          <w:pPr>
            <w:pBdr>
              <w:top w:val="nil"/>
              <w:left w:val="nil"/>
              <w:bottom w:val="nil"/>
              <w:right w:val="nil"/>
              <w:between w:val="nil"/>
            </w:pBdr>
            <w:tabs>
              <w:tab w:val="right" w:leader="dot" w:pos="9350"/>
            </w:tabs>
            <w:spacing w:after="100"/>
            <w:rPr>
              <w:rFonts w:ascii="Cambria" w:eastAsia="Cambria" w:hAnsi="Cambria" w:cs="Cambria"/>
              <w:color w:val="000000"/>
            </w:rPr>
          </w:pPr>
          <w:r>
            <w:fldChar w:fldCharType="end"/>
          </w:r>
          <w:r>
            <w:rPr>
              <w:color w:val="000000"/>
            </w:rPr>
            <w:t>Descripción del Problema</w:t>
          </w:r>
          <w:r>
            <w:rPr>
              <w:color w:val="000000"/>
            </w:rPr>
            <w:tab/>
          </w:r>
          <w:r>
            <w:fldChar w:fldCharType="begin"/>
          </w:r>
          <w:r>
            <w:instrText xml:space="preserve"> PAGEREF _heading=h.u5shaqs8zg32 \h </w:instrText>
          </w:r>
          <w:r>
            <w:fldChar w:fldCharType="separate"/>
          </w:r>
          <w:r>
            <w:rPr>
              <w:color w:val="000000"/>
            </w:rPr>
            <w:t>5</w:t>
          </w:r>
          <w:hyperlink w:anchor="_heading=h.u5shaqs8zg32" w:history="1"/>
        </w:p>
        <w:p w14:paraId="045BC7CB" w14:textId="77777777" w:rsidR="00F11F46" w:rsidRDefault="00652FAD">
          <w:pPr>
            <w:pBdr>
              <w:top w:val="nil"/>
              <w:left w:val="nil"/>
              <w:bottom w:val="nil"/>
              <w:right w:val="nil"/>
              <w:between w:val="nil"/>
            </w:pBdr>
            <w:tabs>
              <w:tab w:val="right" w:leader="dot" w:pos="9350"/>
            </w:tabs>
            <w:spacing w:after="100"/>
            <w:rPr>
              <w:rFonts w:ascii="Cambria" w:eastAsia="Cambria" w:hAnsi="Cambria" w:cs="Cambria"/>
              <w:color w:val="000000"/>
            </w:rPr>
          </w:pPr>
          <w:r>
            <w:fldChar w:fldCharType="end"/>
          </w:r>
          <w:r>
            <w:rPr>
              <w:color w:val="000000"/>
            </w:rPr>
            <w:t>Objetivos</w:t>
          </w:r>
          <w:r>
            <w:rPr>
              <w:color w:val="000000"/>
            </w:rPr>
            <w:tab/>
          </w:r>
          <w:r>
            <w:fldChar w:fldCharType="begin"/>
          </w:r>
          <w:r>
            <w:instrText xml:space="preserve"> PAGEREF _heading=h.sm6aslg1tyn4 \h </w:instrText>
          </w:r>
          <w:r>
            <w:fldChar w:fldCharType="separate"/>
          </w:r>
          <w:r>
            <w:rPr>
              <w:color w:val="000000"/>
            </w:rPr>
            <w:t>6</w:t>
          </w:r>
          <w:hyperlink w:anchor="_heading=h.sm6aslg1tyn4" w:history="1"/>
        </w:p>
        <w:p w14:paraId="045BC7CC" w14:textId="77777777" w:rsidR="00F11F46" w:rsidRDefault="00652FAD">
          <w:pPr>
            <w:pBdr>
              <w:top w:val="nil"/>
              <w:left w:val="nil"/>
              <w:bottom w:val="nil"/>
              <w:right w:val="nil"/>
              <w:between w:val="nil"/>
            </w:pBdr>
            <w:tabs>
              <w:tab w:val="right" w:leader="dot" w:pos="9350"/>
            </w:tabs>
            <w:spacing w:after="100"/>
            <w:ind w:left="240" w:firstLine="480"/>
            <w:rPr>
              <w:rFonts w:ascii="Cambria" w:eastAsia="Cambria" w:hAnsi="Cambria" w:cs="Cambria"/>
              <w:color w:val="000000"/>
            </w:rPr>
          </w:pPr>
          <w:r>
            <w:fldChar w:fldCharType="end"/>
          </w:r>
          <w:r>
            <w:rPr>
              <w:color w:val="000000"/>
            </w:rPr>
            <w:t>Objetivo General</w:t>
          </w:r>
          <w:r>
            <w:rPr>
              <w:color w:val="000000"/>
            </w:rPr>
            <w:tab/>
          </w:r>
          <w:r>
            <w:fldChar w:fldCharType="begin"/>
          </w:r>
          <w:r>
            <w:instrText xml:space="preserve"> PAGEREF _heading=h.s3i3rb9hyjoj \h </w:instrText>
          </w:r>
          <w:r>
            <w:fldChar w:fldCharType="separate"/>
          </w:r>
          <w:r>
            <w:rPr>
              <w:color w:val="000000"/>
            </w:rPr>
            <w:t>6</w:t>
          </w:r>
          <w:hyperlink w:anchor="_heading=h.s3i3rb9hyjoj" w:history="1"/>
        </w:p>
        <w:p w14:paraId="045BC7CD" w14:textId="77777777" w:rsidR="00F11F46" w:rsidRDefault="00652FAD">
          <w:pPr>
            <w:pBdr>
              <w:top w:val="nil"/>
              <w:left w:val="nil"/>
              <w:bottom w:val="nil"/>
              <w:right w:val="nil"/>
              <w:between w:val="nil"/>
            </w:pBdr>
            <w:tabs>
              <w:tab w:val="right" w:leader="dot" w:pos="9350"/>
            </w:tabs>
            <w:spacing w:after="100"/>
            <w:ind w:left="240" w:firstLine="480"/>
            <w:rPr>
              <w:rFonts w:ascii="Cambria" w:eastAsia="Cambria" w:hAnsi="Cambria" w:cs="Cambria"/>
              <w:color w:val="000000"/>
            </w:rPr>
          </w:pPr>
          <w:r>
            <w:fldChar w:fldCharType="end"/>
          </w:r>
          <w:r>
            <w:rPr>
              <w:color w:val="000000"/>
            </w:rPr>
            <w:t>Objetivos Específicos</w:t>
          </w:r>
          <w:r>
            <w:rPr>
              <w:color w:val="000000"/>
            </w:rPr>
            <w:tab/>
          </w:r>
          <w:r>
            <w:fldChar w:fldCharType="begin"/>
          </w:r>
          <w:r>
            <w:instrText xml:space="preserve"> PAGEREF _heading=h.6r37pxjseywe \h </w:instrText>
          </w:r>
          <w:r>
            <w:fldChar w:fldCharType="separate"/>
          </w:r>
          <w:r>
            <w:rPr>
              <w:color w:val="000000"/>
            </w:rPr>
            <w:t>6</w:t>
          </w:r>
          <w:hyperlink w:anchor="_heading=h.6r37pxjseywe" w:history="1"/>
        </w:p>
        <w:p w14:paraId="045BC7CE" w14:textId="77777777" w:rsidR="00F11F46" w:rsidRDefault="00652FAD">
          <w:pPr>
            <w:pBdr>
              <w:top w:val="nil"/>
              <w:left w:val="nil"/>
              <w:bottom w:val="nil"/>
              <w:right w:val="nil"/>
              <w:between w:val="nil"/>
            </w:pBdr>
            <w:tabs>
              <w:tab w:val="right" w:leader="dot" w:pos="9350"/>
            </w:tabs>
            <w:spacing w:after="100"/>
            <w:rPr>
              <w:rFonts w:ascii="Cambria" w:eastAsia="Cambria" w:hAnsi="Cambria" w:cs="Cambria"/>
              <w:color w:val="000000"/>
            </w:rPr>
          </w:pPr>
          <w:r>
            <w:fldChar w:fldCharType="end"/>
          </w:r>
          <w:r>
            <w:rPr>
              <w:color w:val="000000"/>
            </w:rPr>
            <w:t>Justificación</w:t>
          </w:r>
          <w:r>
            <w:rPr>
              <w:color w:val="000000"/>
            </w:rPr>
            <w:tab/>
          </w:r>
          <w:r>
            <w:fldChar w:fldCharType="begin"/>
          </w:r>
          <w:r>
            <w:instrText xml:space="preserve"> PAGEREF _heading=h.vtw8si9iaga2 \h </w:instrText>
          </w:r>
          <w:r>
            <w:fldChar w:fldCharType="separate"/>
          </w:r>
          <w:r>
            <w:rPr>
              <w:color w:val="000000"/>
            </w:rPr>
            <w:t>6</w:t>
          </w:r>
          <w:hyperlink w:anchor="_heading=h.vtw8si9iaga2" w:history="1"/>
        </w:p>
        <w:p w14:paraId="045BC7CF" w14:textId="77777777" w:rsidR="00F11F46" w:rsidRDefault="00652FAD">
          <w:pPr>
            <w:pBdr>
              <w:top w:val="nil"/>
              <w:left w:val="nil"/>
              <w:bottom w:val="nil"/>
              <w:right w:val="nil"/>
              <w:between w:val="nil"/>
            </w:pBdr>
            <w:tabs>
              <w:tab w:val="right" w:leader="dot" w:pos="9350"/>
            </w:tabs>
            <w:spacing w:after="100"/>
            <w:rPr>
              <w:rFonts w:ascii="Cambria" w:eastAsia="Cambria" w:hAnsi="Cambria" w:cs="Cambria"/>
              <w:color w:val="000000"/>
            </w:rPr>
          </w:pPr>
          <w:r>
            <w:fldChar w:fldCharType="end"/>
          </w:r>
          <w:r>
            <w:rPr>
              <w:color w:val="000000"/>
            </w:rPr>
            <w:t>Propuesta Plan de Proyecto</w:t>
          </w:r>
          <w:r>
            <w:rPr>
              <w:color w:val="000000"/>
            </w:rPr>
            <w:tab/>
          </w:r>
          <w:r>
            <w:fldChar w:fldCharType="begin"/>
          </w:r>
          <w:r>
            <w:instrText xml:space="preserve"> PAGEREF _heading=h.kb53dgcu06wp \h </w:instrText>
          </w:r>
          <w:r>
            <w:fldChar w:fldCharType="separate"/>
          </w:r>
          <w:r>
            <w:rPr>
              <w:color w:val="000000"/>
            </w:rPr>
            <w:t>8</w:t>
          </w:r>
          <w:hyperlink w:anchor="_heading=h.kb53dgcu06wp" w:history="1"/>
        </w:p>
        <w:p w14:paraId="045BC7D0" w14:textId="77777777" w:rsidR="00F11F46" w:rsidRDefault="00652FAD">
          <w:pPr>
            <w:pBdr>
              <w:top w:val="nil"/>
              <w:left w:val="nil"/>
              <w:bottom w:val="nil"/>
              <w:right w:val="nil"/>
              <w:between w:val="nil"/>
            </w:pBdr>
            <w:tabs>
              <w:tab w:val="right" w:leader="dot" w:pos="9350"/>
            </w:tabs>
            <w:spacing w:after="100"/>
            <w:ind w:left="240" w:firstLine="480"/>
            <w:rPr>
              <w:rFonts w:ascii="Cambria" w:eastAsia="Cambria" w:hAnsi="Cambria" w:cs="Cambria"/>
              <w:color w:val="000000"/>
            </w:rPr>
          </w:pPr>
          <w:r>
            <w:fldChar w:fldCharType="end"/>
          </w:r>
          <w:r>
            <w:rPr>
              <w:color w:val="000000"/>
            </w:rPr>
            <w:t>Entregables finales de esta etapa</w:t>
          </w:r>
          <w:r>
            <w:rPr>
              <w:color w:val="000000"/>
            </w:rPr>
            <w:tab/>
          </w:r>
          <w:r>
            <w:fldChar w:fldCharType="begin"/>
          </w:r>
          <w:r>
            <w:instrText xml:space="preserve"> PAGEREF _heading=h.9vegv7zxc5c \h </w:instrText>
          </w:r>
          <w:r>
            <w:fldChar w:fldCharType="separate"/>
          </w:r>
          <w:r>
            <w:rPr>
              <w:color w:val="000000"/>
            </w:rPr>
            <w:t>8</w:t>
          </w:r>
          <w:hyperlink w:anchor="_heading=h.9vegv7zxc5c" w:history="1"/>
        </w:p>
        <w:p w14:paraId="045BC7D1" w14:textId="77777777" w:rsidR="00F11F46" w:rsidRDefault="00652FAD">
          <w:pPr>
            <w:pBdr>
              <w:top w:val="nil"/>
              <w:left w:val="nil"/>
              <w:bottom w:val="nil"/>
              <w:right w:val="nil"/>
              <w:between w:val="nil"/>
            </w:pBdr>
            <w:tabs>
              <w:tab w:val="right" w:leader="dot" w:pos="9350"/>
            </w:tabs>
            <w:spacing w:after="100"/>
            <w:ind w:left="480" w:firstLine="240"/>
            <w:rPr>
              <w:rFonts w:ascii="Cambria" w:eastAsia="Cambria" w:hAnsi="Cambria" w:cs="Cambria"/>
              <w:color w:val="000000"/>
            </w:rPr>
          </w:pPr>
          <w:r>
            <w:fldChar w:fldCharType="end"/>
          </w:r>
          <w:r>
            <w:rPr>
              <w:color w:val="000000"/>
            </w:rPr>
            <w:t>Cronograma del Proyecto</w:t>
          </w:r>
          <w:r>
            <w:rPr>
              <w:color w:val="000000"/>
            </w:rPr>
            <w:tab/>
          </w:r>
          <w:r>
            <w:fldChar w:fldCharType="begin"/>
          </w:r>
          <w:r>
            <w:instrText xml:space="preserve"> PAGEREF _heading=h.rra3t7sxm9mz \h </w:instrText>
          </w:r>
          <w:r>
            <w:fldChar w:fldCharType="separate"/>
          </w:r>
          <w:r>
            <w:rPr>
              <w:color w:val="000000"/>
            </w:rPr>
            <w:t>9</w:t>
          </w:r>
          <w:hyperlink w:anchor="_heading=h.rra3t7sxm9mz" w:history="1"/>
        </w:p>
        <w:p w14:paraId="045BC7D2" w14:textId="77777777" w:rsidR="00F11F46" w:rsidRDefault="00652FAD">
          <w:pPr>
            <w:pBdr>
              <w:top w:val="nil"/>
              <w:left w:val="nil"/>
              <w:bottom w:val="nil"/>
              <w:right w:val="nil"/>
              <w:between w:val="nil"/>
            </w:pBdr>
            <w:tabs>
              <w:tab w:val="right" w:leader="dot" w:pos="9350"/>
            </w:tabs>
            <w:spacing w:after="100"/>
            <w:ind w:left="240" w:firstLine="480"/>
            <w:rPr>
              <w:rFonts w:ascii="Cambria" w:eastAsia="Cambria" w:hAnsi="Cambria" w:cs="Cambria"/>
              <w:color w:val="000000"/>
            </w:rPr>
          </w:pPr>
          <w:r>
            <w:fldChar w:fldCharType="end"/>
          </w:r>
          <w:r>
            <w:rPr>
              <w:color w:val="000000"/>
            </w:rPr>
            <w:t>Riesgos y Mitigación</w:t>
          </w:r>
          <w:r>
            <w:rPr>
              <w:color w:val="000000"/>
            </w:rPr>
            <w:tab/>
          </w:r>
          <w:r>
            <w:fldChar w:fldCharType="begin"/>
          </w:r>
          <w:r>
            <w:instrText xml:space="preserve"> PAGEREF _heading=h.jtqswsl1go3n \h </w:instrText>
          </w:r>
          <w:r>
            <w:fldChar w:fldCharType="separate"/>
          </w:r>
          <w:r>
            <w:rPr>
              <w:color w:val="000000"/>
            </w:rPr>
            <w:t>10</w:t>
          </w:r>
          <w:hyperlink w:anchor="_heading=h.jtqswsl1go3n" w:history="1"/>
        </w:p>
        <w:p w14:paraId="045BC7D3" w14:textId="77777777" w:rsidR="00F11F46" w:rsidRDefault="00652FAD">
          <w:pPr>
            <w:pBdr>
              <w:top w:val="nil"/>
              <w:left w:val="nil"/>
              <w:bottom w:val="nil"/>
              <w:right w:val="nil"/>
              <w:between w:val="nil"/>
            </w:pBdr>
            <w:tabs>
              <w:tab w:val="right" w:leader="dot" w:pos="9350"/>
            </w:tabs>
            <w:spacing w:after="100"/>
            <w:rPr>
              <w:rFonts w:ascii="Cambria" w:eastAsia="Cambria" w:hAnsi="Cambria" w:cs="Cambria"/>
              <w:color w:val="000000"/>
            </w:rPr>
          </w:pPr>
          <w:r>
            <w:fldChar w:fldCharType="end"/>
          </w:r>
          <w:r>
            <w:rPr>
              <w:color w:val="000000"/>
            </w:rPr>
            <w:t>Análisis Requerimientos del Software</w:t>
          </w:r>
          <w:r>
            <w:rPr>
              <w:color w:val="000000"/>
            </w:rPr>
            <w:tab/>
          </w:r>
          <w:r>
            <w:fldChar w:fldCharType="begin"/>
          </w:r>
          <w:r>
            <w:instrText xml:space="preserve"> PAGEREF _heading=h.9qjir2vlxd1t \h </w:instrText>
          </w:r>
          <w:r>
            <w:fldChar w:fldCharType="separate"/>
          </w:r>
          <w:r>
            <w:rPr>
              <w:color w:val="000000"/>
            </w:rPr>
            <w:t>11</w:t>
          </w:r>
          <w:hyperlink w:anchor="_heading=h.9qjir2vlxd1t" w:history="1"/>
        </w:p>
        <w:p w14:paraId="045BC7D4" w14:textId="77777777" w:rsidR="00F11F46" w:rsidRDefault="00652FAD">
          <w:pPr>
            <w:pBdr>
              <w:top w:val="nil"/>
              <w:left w:val="nil"/>
              <w:bottom w:val="nil"/>
              <w:right w:val="nil"/>
              <w:between w:val="nil"/>
            </w:pBdr>
            <w:tabs>
              <w:tab w:val="right" w:leader="dot" w:pos="9350"/>
            </w:tabs>
            <w:spacing w:after="100"/>
            <w:ind w:left="240" w:firstLine="480"/>
            <w:rPr>
              <w:rFonts w:ascii="Cambria" w:eastAsia="Cambria" w:hAnsi="Cambria" w:cs="Cambria"/>
              <w:color w:val="000000"/>
            </w:rPr>
          </w:pPr>
          <w:r>
            <w:fldChar w:fldCharType="end"/>
          </w:r>
          <w:r>
            <w:rPr>
              <w:color w:val="000000"/>
            </w:rPr>
            <w:t>Requisitos Funcionales (RF)</w:t>
          </w:r>
          <w:r>
            <w:rPr>
              <w:color w:val="000000"/>
            </w:rPr>
            <w:tab/>
          </w:r>
          <w:r>
            <w:fldChar w:fldCharType="begin"/>
          </w:r>
          <w:r>
            <w:instrText xml:space="preserve"> PAGEREF _heading=h.xqxpn6ursttn \h </w:instrText>
          </w:r>
          <w:r>
            <w:fldChar w:fldCharType="separate"/>
          </w:r>
          <w:r>
            <w:rPr>
              <w:color w:val="000000"/>
            </w:rPr>
            <w:t>11</w:t>
          </w:r>
          <w:hyperlink w:anchor="_heading=h.xqxpn6ursttn" w:history="1"/>
        </w:p>
        <w:p w14:paraId="045BC7D5" w14:textId="77777777" w:rsidR="00F11F46" w:rsidRDefault="00652FAD">
          <w:pPr>
            <w:pBdr>
              <w:top w:val="nil"/>
              <w:left w:val="nil"/>
              <w:bottom w:val="nil"/>
              <w:right w:val="nil"/>
              <w:between w:val="nil"/>
            </w:pBdr>
            <w:tabs>
              <w:tab w:val="right" w:leader="dot" w:pos="9350"/>
            </w:tabs>
            <w:spacing w:after="100"/>
            <w:ind w:left="480" w:firstLine="240"/>
            <w:rPr>
              <w:rFonts w:ascii="Cambria" w:eastAsia="Cambria" w:hAnsi="Cambria" w:cs="Cambria"/>
              <w:color w:val="000000"/>
            </w:rPr>
          </w:pPr>
          <w:r>
            <w:fldChar w:fldCharType="end"/>
          </w:r>
          <w:r>
            <w:rPr>
              <w:color w:val="000000"/>
            </w:rPr>
            <w:t>TABLA 1. Requerimientos Funcionales</w:t>
          </w:r>
          <w:r>
            <w:rPr>
              <w:color w:val="000000"/>
            </w:rPr>
            <w:tab/>
          </w:r>
          <w:r>
            <w:fldChar w:fldCharType="begin"/>
          </w:r>
          <w:r>
            <w:instrText xml:space="preserve"> PAGEREF _heading=h.3865w3sfuv6b \h </w:instrText>
          </w:r>
          <w:r>
            <w:fldChar w:fldCharType="separate"/>
          </w:r>
          <w:r>
            <w:rPr>
              <w:color w:val="000000"/>
            </w:rPr>
            <w:t>11</w:t>
          </w:r>
          <w:hyperlink w:anchor="_heading=h.3865w3sfuv6b" w:history="1"/>
        </w:p>
        <w:p w14:paraId="045BC7D6" w14:textId="77777777" w:rsidR="00F11F46" w:rsidRDefault="00652FAD">
          <w:pPr>
            <w:pBdr>
              <w:top w:val="nil"/>
              <w:left w:val="nil"/>
              <w:bottom w:val="nil"/>
              <w:right w:val="nil"/>
              <w:between w:val="nil"/>
            </w:pBdr>
            <w:tabs>
              <w:tab w:val="right" w:leader="dot" w:pos="9350"/>
            </w:tabs>
            <w:spacing w:after="100"/>
            <w:ind w:left="240" w:firstLine="480"/>
            <w:rPr>
              <w:rFonts w:ascii="Cambria" w:eastAsia="Cambria" w:hAnsi="Cambria" w:cs="Cambria"/>
              <w:color w:val="000000"/>
            </w:rPr>
          </w:pPr>
          <w:r>
            <w:fldChar w:fldCharType="end"/>
          </w:r>
          <w:r>
            <w:rPr>
              <w:color w:val="000000"/>
            </w:rPr>
            <w:t>Requisitos no Funcionales (RNF)</w:t>
          </w:r>
          <w:r>
            <w:rPr>
              <w:color w:val="000000"/>
            </w:rPr>
            <w:tab/>
          </w:r>
          <w:r>
            <w:fldChar w:fldCharType="begin"/>
          </w:r>
          <w:r>
            <w:instrText xml:space="preserve"> PAGEREF _heading=h.6c6uqhh2m3e5 \h </w:instrText>
          </w:r>
          <w:r>
            <w:fldChar w:fldCharType="separate"/>
          </w:r>
          <w:r>
            <w:rPr>
              <w:color w:val="000000"/>
            </w:rPr>
            <w:t>12</w:t>
          </w:r>
          <w:hyperlink w:anchor="_heading=h.6c6uqhh2m3e5" w:history="1"/>
        </w:p>
        <w:p w14:paraId="045BC7D7" w14:textId="77777777" w:rsidR="00F11F46" w:rsidRDefault="00652FAD">
          <w:pPr>
            <w:pBdr>
              <w:top w:val="nil"/>
              <w:left w:val="nil"/>
              <w:bottom w:val="nil"/>
              <w:right w:val="nil"/>
              <w:between w:val="nil"/>
            </w:pBdr>
            <w:tabs>
              <w:tab w:val="right" w:leader="dot" w:pos="9350"/>
            </w:tabs>
            <w:spacing w:after="100"/>
            <w:ind w:left="480" w:firstLine="240"/>
            <w:rPr>
              <w:rFonts w:ascii="Cambria" w:eastAsia="Cambria" w:hAnsi="Cambria" w:cs="Cambria"/>
              <w:color w:val="000000"/>
            </w:rPr>
          </w:pPr>
          <w:r>
            <w:fldChar w:fldCharType="end"/>
          </w:r>
          <w:r>
            <w:rPr>
              <w:color w:val="000000"/>
            </w:rPr>
            <w:t>TABLA 2 Requerimientos no funcionales</w:t>
          </w:r>
          <w:r>
            <w:rPr>
              <w:color w:val="000000"/>
            </w:rPr>
            <w:tab/>
          </w:r>
          <w:r>
            <w:fldChar w:fldCharType="begin"/>
          </w:r>
          <w:r>
            <w:instrText xml:space="preserve"> PAGEREF _heading=h.1wvr03upmiz \h </w:instrText>
          </w:r>
          <w:r>
            <w:fldChar w:fldCharType="separate"/>
          </w:r>
          <w:r>
            <w:rPr>
              <w:color w:val="000000"/>
            </w:rPr>
            <w:t>12</w:t>
          </w:r>
          <w:hyperlink w:anchor="_heading=h.1wvr03upmiz" w:history="1"/>
        </w:p>
        <w:p w14:paraId="045BC7D8" w14:textId="77777777" w:rsidR="00F11F46" w:rsidRDefault="00652FAD">
          <w:pPr>
            <w:pBdr>
              <w:top w:val="nil"/>
              <w:left w:val="nil"/>
              <w:bottom w:val="nil"/>
              <w:right w:val="nil"/>
              <w:between w:val="nil"/>
            </w:pBdr>
            <w:tabs>
              <w:tab w:val="right" w:leader="dot" w:pos="9350"/>
            </w:tabs>
            <w:spacing w:after="100"/>
            <w:rPr>
              <w:rFonts w:ascii="Cambria" w:eastAsia="Cambria" w:hAnsi="Cambria" w:cs="Cambria"/>
              <w:color w:val="000000"/>
            </w:rPr>
          </w:pPr>
          <w:r>
            <w:fldChar w:fldCharType="end"/>
          </w:r>
          <w:r>
            <w:rPr>
              <w:color w:val="000000"/>
            </w:rPr>
            <w:t>Diseños UML</w:t>
          </w:r>
          <w:r>
            <w:rPr>
              <w:color w:val="000000"/>
            </w:rPr>
            <w:tab/>
          </w:r>
          <w:r>
            <w:fldChar w:fldCharType="begin"/>
          </w:r>
          <w:r>
            <w:instrText xml:space="preserve"> PAGEREF _heading=h.dva111q8jesf \h </w:instrText>
          </w:r>
          <w:r>
            <w:fldChar w:fldCharType="separate"/>
          </w:r>
          <w:r>
            <w:rPr>
              <w:color w:val="000000"/>
            </w:rPr>
            <w:t>13</w:t>
          </w:r>
          <w:hyperlink w:anchor="_heading=h.dva111q8jesf" w:history="1"/>
        </w:p>
        <w:p w14:paraId="045BC7D9" w14:textId="77777777" w:rsidR="00F11F46" w:rsidRDefault="00652FAD">
          <w:pPr>
            <w:pBdr>
              <w:top w:val="nil"/>
              <w:left w:val="nil"/>
              <w:bottom w:val="nil"/>
              <w:right w:val="nil"/>
              <w:between w:val="nil"/>
            </w:pBdr>
            <w:tabs>
              <w:tab w:val="right" w:leader="dot" w:pos="9350"/>
            </w:tabs>
            <w:spacing w:after="100"/>
            <w:ind w:left="240" w:firstLine="480"/>
            <w:rPr>
              <w:rFonts w:ascii="Cambria" w:eastAsia="Cambria" w:hAnsi="Cambria" w:cs="Cambria"/>
              <w:color w:val="000000"/>
            </w:rPr>
          </w:pPr>
          <w:r>
            <w:fldChar w:fldCharType="end"/>
          </w:r>
          <w:r>
            <w:rPr>
              <w:color w:val="000000"/>
            </w:rPr>
            <w:t>Diagrama de Casos de Uso</w:t>
          </w:r>
          <w:r>
            <w:rPr>
              <w:color w:val="000000"/>
            </w:rPr>
            <w:tab/>
          </w:r>
          <w:r>
            <w:fldChar w:fldCharType="begin"/>
          </w:r>
          <w:r>
            <w:instrText xml:space="preserve"> PAGEREF _heading=h.osy8x8p7ntqm \h </w:instrText>
          </w:r>
          <w:r>
            <w:fldChar w:fldCharType="separate"/>
          </w:r>
          <w:r>
            <w:rPr>
              <w:color w:val="000000"/>
            </w:rPr>
            <w:t>13</w:t>
          </w:r>
          <w:hyperlink w:anchor="_heading=h.osy8x8p7ntqm" w:history="1"/>
        </w:p>
        <w:p w14:paraId="045BC7DA" w14:textId="77777777" w:rsidR="00F11F46" w:rsidRDefault="00652FAD">
          <w:pPr>
            <w:pBdr>
              <w:top w:val="nil"/>
              <w:left w:val="nil"/>
              <w:bottom w:val="nil"/>
              <w:right w:val="nil"/>
              <w:between w:val="nil"/>
            </w:pBdr>
            <w:tabs>
              <w:tab w:val="right" w:leader="dot" w:pos="9350"/>
            </w:tabs>
            <w:spacing w:after="100"/>
            <w:ind w:left="240" w:firstLine="480"/>
            <w:rPr>
              <w:rFonts w:ascii="Cambria" w:eastAsia="Cambria" w:hAnsi="Cambria" w:cs="Cambria"/>
              <w:color w:val="000000"/>
            </w:rPr>
          </w:pPr>
          <w:r>
            <w:fldChar w:fldCharType="end"/>
          </w:r>
          <w:r>
            <w:rPr>
              <w:color w:val="000000"/>
            </w:rPr>
            <w:t>Diagrama de Clases</w:t>
          </w:r>
          <w:r>
            <w:rPr>
              <w:color w:val="000000"/>
            </w:rPr>
            <w:tab/>
          </w:r>
          <w:r>
            <w:fldChar w:fldCharType="begin"/>
          </w:r>
          <w:r>
            <w:instrText xml:space="preserve"> PAGEREF _heading=h.ifqfmalkwrty \h </w:instrText>
          </w:r>
          <w:r>
            <w:fldChar w:fldCharType="separate"/>
          </w:r>
          <w:r>
            <w:rPr>
              <w:color w:val="000000"/>
            </w:rPr>
            <w:t>14</w:t>
          </w:r>
          <w:hyperlink w:anchor="_heading=h.ifqfmalkwrty" w:history="1"/>
        </w:p>
        <w:p w14:paraId="045BC7DB" w14:textId="77777777" w:rsidR="00F11F46" w:rsidRDefault="00652FAD">
          <w:pPr>
            <w:pBdr>
              <w:top w:val="nil"/>
              <w:left w:val="nil"/>
              <w:bottom w:val="nil"/>
              <w:right w:val="nil"/>
              <w:between w:val="nil"/>
            </w:pBdr>
            <w:tabs>
              <w:tab w:val="right" w:leader="dot" w:pos="9350"/>
            </w:tabs>
            <w:spacing w:after="100"/>
            <w:ind w:left="240" w:firstLine="480"/>
            <w:rPr>
              <w:rFonts w:ascii="Cambria" w:eastAsia="Cambria" w:hAnsi="Cambria" w:cs="Cambria"/>
              <w:color w:val="000000"/>
            </w:rPr>
          </w:pPr>
          <w:r>
            <w:fldChar w:fldCharType="end"/>
          </w:r>
          <w:r>
            <w:rPr>
              <w:color w:val="000000"/>
            </w:rPr>
            <w:t>Diagramas Secuenciales</w:t>
          </w:r>
          <w:r>
            <w:rPr>
              <w:color w:val="000000"/>
            </w:rPr>
            <w:tab/>
          </w:r>
          <w:r>
            <w:fldChar w:fldCharType="begin"/>
          </w:r>
          <w:r>
            <w:instrText xml:space="preserve"> PAGEREF _heading=h.n3savwfdncls \h </w:instrText>
          </w:r>
          <w:r>
            <w:fldChar w:fldCharType="separate"/>
          </w:r>
          <w:r>
            <w:rPr>
              <w:color w:val="000000"/>
            </w:rPr>
            <w:t>15</w:t>
          </w:r>
          <w:hyperlink w:anchor="_heading=h.n3savwfdncls" w:history="1"/>
        </w:p>
        <w:p w14:paraId="045BC7DC" w14:textId="77777777" w:rsidR="00F11F46" w:rsidRDefault="00652FAD">
          <w:pPr>
            <w:pBdr>
              <w:top w:val="nil"/>
              <w:left w:val="nil"/>
              <w:bottom w:val="nil"/>
              <w:right w:val="nil"/>
              <w:between w:val="nil"/>
            </w:pBdr>
            <w:tabs>
              <w:tab w:val="right" w:leader="dot" w:pos="9350"/>
            </w:tabs>
            <w:spacing w:after="100"/>
            <w:ind w:left="480" w:firstLine="240"/>
            <w:rPr>
              <w:rFonts w:ascii="Cambria" w:eastAsia="Cambria" w:hAnsi="Cambria" w:cs="Cambria"/>
              <w:color w:val="000000"/>
            </w:rPr>
          </w:pPr>
          <w:r>
            <w:fldChar w:fldCharType="end"/>
          </w:r>
          <w:r>
            <w:rPr>
              <w:color w:val="000000"/>
            </w:rPr>
            <w:t>Secuencia - Gestión de Usuarios</w:t>
          </w:r>
          <w:r>
            <w:rPr>
              <w:color w:val="000000"/>
            </w:rPr>
            <w:tab/>
          </w:r>
          <w:r>
            <w:fldChar w:fldCharType="begin"/>
          </w:r>
          <w:r>
            <w:instrText xml:space="preserve"> PAGEREF _heading=h.c3igq9m8gymb \h </w:instrText>
          </w:r>
          <w:r>
            <w:fldChar w:fldCharType="separate"/>
          </w:r>
          <w:r>
            <w:rPr>
              <w:color w:val="000000"/>
            </w:rPr>
            <w:t>15</w:t>
          </w:r>
          <w:hyperlink w:anchor="_heading=h.c3igq9m8gymb" w:history="1"/>
        </w:p>
        <w:p w14:paraId="045BC7DD" w14:textId="77777777" w:rsidR="00F11F46" w:rsidRDefault="00652FAD">
          <w:pPr>
            <w:pBdr>
              <w:top w:val="nil"/>
              <w:left w:val="nil"/>
              <w:bottom w:val="nil"/>
              <w:right w:val="nil"/>
              <w:between w:val="nil"/>
            </w:pBdr>
            <w:tabs>
              <w:tab w:val="right" w:leader="dot" w:pos="9350"/>
            </w:tabs>
            <w:spacing w:after="100"/>
            <w:ind w:left="480" w:firstLine="240"/>
            <w:rPr>
              <w:rFonts w:ascii="Cambria" w:eastAsia="Cambria" w:hAnsi="Cambria" w:cs="Cambria"/>
              <w:color w:val="000000"/>
            </w:rPr>
          </w:pPr>
          <w:r>
            <w:lastRenderedPageBreak/>
            <w:fldChar w:fldCharType="end"/>
          </w:r>
          <w:r>
            <w:rPr>
              <w:color w:val="000000"/>
            </w:rPr>
            <w:t>Secuencia - Selección de Plazas</w:t>
          </w:r>
          <w:r>
            <w:rPr>
              <w:color w:val="000000"/>
            </w:rPr>
            <w:tab/>
          </w:r>
          <w:r>
            <w:fldChar w:fldCharType="begin"/>
          </w:r>
          <w:r>
            <w:instrText xml:space="preserve"> PAGEREF _heading=h.mxa3w45puyqs \h </w:instrText>
          </w:r>
          <w:r>
            <w:fldChar w:fldCharType="separate"/>
          </w:r>
          <w:r>
            <w:rPr>
              <w:color w:val="000000"/>
            </w:rPr>
            <w:t>16</w:t>
          </w:r>
          <w:hyperlink w:anchor="_heading=h.mxa3w45puyqs" w:history="1"/>
        </w:p>
        <w:p w14:paraId="045BC7DE" w14:textId="77777777" w:rsidR="00F11F46" w:rsidRDefault="00652FAD">
          <w:pPr>
            <w:pBdr>
              <w:top w:val="nil"/>
              <w:left w:val="nil"/>
              <w:bottom w:val="nil"/>
              <w:right w:val="nil"/>
              <w:between w:val="nil"/>
            </w:pBdr>
            <w:tabs>
              <w:tab w:val="right" w:leader="dot" w:pos="9350"/>
            </w:tabs>
            <w:spacing w:after="100"/>
            <w:ind w:left="480" w:firstLine="240"/>
            <w:rPr>
              <w:rFonts w:ascii="Cambria" w:eastAsia="Cambria" w:hAnsi="Cambria" w:cs="Cambria"/>
              <w:color w:val="000000"/>
            </w:rPr>
          </w:pPr>
          <w:r>
            <w:fldChar w:fldCharType="end"/>
          </w:r>
          <w:r>
            <w:rPr>
              <w:color w:val="000000"/>
            </w:rPr>
            <w:t>Secuencia - Asignación Final</w:t>
          </w:r>
          <w:r>
            <w:rPr>
              <w:color w:val="000000"/>
            </w:rPr>
            <w:tab/>
          </w:r>
          <w:r>
            <w:fldChar w:fldCharType="begin"/>
          </w:r>
          <w:r>
            <w:instrText xml:space="preserve"> PAGEREF _heading=h.b4tt8lhvi23a \h </w:instrText>
          </w:r>
          <w:r>
            <w:fldChar w:fldCharType="separate"/>
          </w:r>
          <w:r>
            <w:rPr>
              <w:color w:val="000000"/>
            </w:rPr>
            <w:t>17</w:t>
          </w:r>
          <w:hyperlink w:anchor="_heading=h.b4tt8lhvi23a" w:history="1"/>
        </w:p>
        <w:p w14:paraId="045BC7DF" w14:textId="77777777" w:rsidR="00F11F46" w:rsidRDefault="00652FAD">
          <w:pPr>
            <w:pBdr>
              <w:top w:val="nil"/>
              <w:left w:val="nil"/>
              <w:bottom w:val="nil"/>
              <w:right w:val="nil"/>
              <w:between w:val="nil"/>
            </w:pBdr>
            <w:tabs>
              <w:tab w:val="right" w:leader="dot" w:pos="9350"/>
            </w:tabs>
            <w:spacing w:after="100"/>
            <w:rPr>
              <w:rFonts w:ascii="Cambria" w:eastAsia="Cambria" w:hAnsi="Cambria" w:cs="Cambria"/>
              <w:color w:val="000000"/>
            </w:rPr>
          </w:pPr>
          <w:r>
            <w:fldChar w:fldCharType="end"/>
          </w:r>
          <w:r>
            <w:rPr>
              <w:color w:val="000000"/>
            </w:rPr>
            <w:t>Modelado de las Bases de Datos</w:t>
          </w:r>
          <w:r>
            <w:rPr>
              <w:color w:val="000000"/>
            </w:rPr>
            <w:tab/>
          </w:r>
          <w:r>
            <w:fldChar w:fldCharType="begin"/>
          </w:r>
          <w:r>
            <w:instrText xml:space="preserve"> PAGEREF _heading=h.56yj0vxrl2rf \h </w:instrText>
          </w:r>
          <w:r>
            <w:fldChar w:fldCharType="separate"/>
          </w:r>
          <w:r>
            <w:rPr>
              <w:color w:val="000000"/>
            </w:rPr>
            <w:t>18</w:t>
          </w:r>
          <w:hyperlink w:anchor="_heading=h.56yj0vxrl2rf" w:history="1"/>
        </w:p>
        <w:p w14:paraId="045BC7E0" w14:textId="77777777" w:rsidR="00F11F46" w:rsidRDefault="00652FAD">
          <w:pPr>
            <w:pBdr>
              <w:top w:val="nil"/>
              <w:left w:val="nil"/>
              <w:bottom w:val="nil"/>
              <w:right w:val="nil"/>
              <w:between w:val="nil"/>
            </w:pBdr>
            <w:tabs>
              <w:tab w:val="right" w:leader="dot" w:pos="9350"/>
            </w:tabs>
            <w:spacing w:after="100"/>
            <w:ind w:left="240" w:firstLine="480"/>
            <w:rPr>
              <w:rFonts w:ascii="Cambria" w:eastAsia="Cambria" w:hAnsi="Cambria" w:cs="Cambria"/>
              <w:color w:val="000000"/>
            </w:rPr>
          </w:pPr>
          <w:r>
            <w:fldChar w:fldCharType="end"/>
          </w:r>
          <w:r>
            <w:rPr>
              <w:color w:val="000000"/>
            </w:rPr>
            <w:t>Modelo Entidad-Relación</w:t>
          </w:r>
          <w:r>
            <w:rPr>
              <w:color w:val="000000"/>
            </w:rPr>
            <w:tab/>
          </w:r>
          <w:r>
            <w:fldChar w:fldCharType="begin"/>
          </w:r>
          <w:r>
            <w:instrText xml:space="preserve"> PAGEREF _heading=h.bvzh47cmujvo \h </w:instrText>
          </w:r>
          <w:r>
            <w:fldChar w:fldCharType="separate"/>
          </w:r>
          <w:r>
            <w:rPr>
              <w:color w:val="000000"/>
            </w:rPr>
            <w:t>18</w:t>
          </w:r>
          <w:hyperlink w:anchor="_heading=h.bvzh47cmujvo" w:history="1"/>
        </w:p>
        <w:p w14:paraId="045BC7E1" w14:textId="77777777" w:rsidR="00F11F46" w:rsidRDefault="00652FAD">
          <w:pPr>
            <w:pBdr>
              <w:top w:val="nil"/>
              <w:left w:val="nil"/>
              <w:bottom w:val="nil"/>
              <w:right w:val="nil"/>
              <w:between w:val="nil"/>
            </w:pBdr>
            <w:tabs>
              <w:tab w:val="right" w:leader="dot" w:pos="9350"/>
            </w:tabs>
            <w:spacing w:after="100"/>
            <w:ind w:left="240" w:firstLine="480"/>
            <w:rPr>
              <w:rFonts w:ascii="Cambria" w:eastAsia="Cambria" w:hAnsi="Cambria" w:cs="Cambria"/>
              <w:color w:val="000000"/>
            </w:rPr>
          </w:pPr>
          <w:r>
            <w:fldChar w:fldCharType="end"/>
          </w:r>
          <w:r>
            <w:rPr>
              <w:color w:val="000000"/>
            </w:rPr>
            <w:t>Modelo Relacional</w:t>
          </w:r>
          <w:r>
            <w:rPr>
              <w:color w:val="000000"/>
            </w:rPr>
            <w:tab/>
          </w:r>
          <w:r>
            <w:fldChar w:fldCharType="begin"/>
          </w:r>
          <w:r>
            <w:instrText xml:space="preserve"> PAGEREF _heading=h.kbnkanvtggwk \h </w:instrText>
          </w:r>
          <w:r>
            <w:fldChar w:fldCharType="separate"/>
          </w:r>
          <w:r>
            <w:rPr>
              <w:color w:val="000000"/>
            </w:rPr>
            <w:t>18</w:t>
          </w:r>
          <w:hyperlink w:anchor="_heading=h.kbnkanvtggwk" w:history="1"/>
        </w:p>
        <w:p w14:paraId="045BC7E2" w14:textId="77777777" w:rsidR="00F11F46" w:rsidRDefault="00652FAD">
          <w:pPr>
            <w:pBdr>
              <w:top w:val="nil"/>
              <w:left w:val="nil"/>
              <w:bottom w:val="nil"/>
              <w:right w:val="nil"/>
              <w:between w:val="nil"/>
            </w:pBdr>
            <w:tabs>
              <w:tab w:val="right" w:leader="dot" w:pos="9350"/>
            </w:tabs>
            <w:spacing w:after="100"/>
            <w:ind w:left="240" w:firstLine="480"/>
            <w:rPr>
              <w:rFonts w:ascii="Cambria" w:eastAsia="Cambria" w:hAnsi="Cambria" w:cs="Cambria"/>
              <w:color w:val="000000"/>
            </w:rPr>
          </w:pPr>
          <w:r>
            <w:fldChar w:fldCharType="end"/>
          </w:r>
          <w:r>
            <w:rPr>
              <w:color w:val="000000"/>
            </w:rPr>
            <w:t>Diccionario de Datos</w:t>
          </w:r>
          <w:r>
            <w:rPr>
              <w:color w:val="000000"/>
            </w:rPr>
            <w:tab/>
          </w:r>
          <w:r>
            <w:fldChar w:fldCharType="begin"/>
          </w:r>
          <w:r>
            <w:instrText xml:space="preserve"> PAGEREF _heading=h.41wzhnm7ltc9 \h </w:instrText>
          </w:r>
          <w:r>
            <w:fldChar w:fldCharType="separate"/>
          </w:r>
          <w:r>
            <w:rPr>
              <w:color w:val="000000"/>
            </w:rPr>
            <w:t>19</w:t>
          </w:r>
          <w:hyperlink w:anchor="_heading=h.41wzhnm7ltc9" w:history="1"/>
        </w:p>
        <w:p w14:paraId="045BC7E3" w14:textId="77777777" w:rsidR="00F11F46" w:rsidRDefault="00652FAD">
          <w:pPr>
            <w:pBdr>
              <w:top w:val="nil"/>
              <w:left w:val="nil"/>
              <w:bottom w:val="nil"/>
              <w:right w:val="nil"/>
              <w:between w:val="nil"/>
            </w:pBdr>
            <w:tabs>
              <w:tab w:val="right" w:leader="dot" w:pos="9350"/>
            </w:tabs>
            <w:spacing w:after="100"/>
            <w:rPr>
              <w:rFonts w:ascii="Cambria" w:eastAsia="Cambria" w:hAnsi="Cambria" w:cs="Cambria"/>
              <w:color w:val="000000"/>
            </w:rPr>
          </w:pPr>
          <w:r>
            <w:fldChar w:fldCharType="end"/>
          </w:r>
          <w:r>
            <w:rPr>
              <w:color w:val="000000"/>
            </w:rPr>
            <w:t>Diseño Interfaz (MOCKUP)</w:t>
          </w:r>
          <w:r>
            <w:rPr>
              <w:color w:val="000000"/>
            </w:rPr>
            <w:tab/>
          </w:r>
          <w:r>
            <w:fldChar w:fldCharType="begin"/>
          </w:r>
          <w:r>
            <w:instrText xml:space="preserve"> PAGEREF _heading=h.gv4cwtph0vzu \h </w:instrText>
          </w:r>
          <w:r>
            <w:fldChar w:fldCharType="separate"/>
          </w:r>
          <w:r>
            <w:rPr>
              <w:color w:val="000000"/>
            </w:rPr>
            <w:t>20</w:t>
          </w:r>
          <w:hyperlink w:anchor="_heading=h.gv4cwtph0vzu" w:history="1"/>
        </w:p>
        <w:p w14:paraId="045BC7E4" w14:textId="77777777" w:rsidR="00F11F46" w:rsidRDefault="00652FAD">
          <w:pPr>
            <w:pBdr>
              <w:top w:val="nil"/>
              <w:left w:val="nil"/>
              <w:bottom w:val="nil"/>
              <w:right w:val="nil"/>
              <w:between w:val="nil"/>
            </w:pBdr>
            <w:tabs>
              <w:tab w:val="right" w:leader="dot" w:pos="9350"/>
            </w:tabs>
            <w:spacing w:after="100"/>
            <w:rPr>
              <w:rFonts w:ascii="Cambria" w:eastAsia="Cambria" w:hAnsi="Cambria" w:cs="Cambria"/>
              <w:color w:val="000000"/>
            </w:rPr>
          </w:pPr>
          <w:r>
            <w:fldChar w:fldCharType="end"/>
          </w:r>
          <w:r>
            <w:rPr>
              <w:color w:val="000000"/>
            </w:rPr>
            <w:t>Código y Prototipo</w:t>
          </w:r>
          <w:r>
            <w:rPr>
              <w:color w:val="000000"/>
            </w:rPr>
            <w:tab/>
          </w:r>
          <w:r>
            <w:fldChar w:fldCharType="begin"/>
          </w:r>
          <w:r>
            <w:instrText xml:space="preserve"> PAGEREF _heading=h.7in4tjjyprxq \h </w:instrText>
          </w:r>
          <w:r>
            <w:fldChar w:fldCharType="separate"/>
          </w:r>
          <w:r>
            <w:rPr>
              <w:color w:val="000000"/>
            </w:rPr>
            <w:t>23</w:t>
          </w:r>
          <w:hyperlink w:anchor="_heading=h.7in4tjjyprxq" w:history="1"/>
        </w:p>
        <w:p w14:paraId="045BC7E5" w14:textId="77777777" w:rsidR="00F11F46" w:rsidRDefault="00652FAD">
          <w:pPr>
            <w:pBdr>
              <w:top w:val="nil"/>
              <w:left w:val="nil"/>
              <w:bottom w:val="nil"/>
              <w:right w:val="nil"/>
              <w:between w:val="nil"/>
            </w:pBdr>
            <w:tabs>
              <w:tab w:val="right" w:leader="dot" w:pos="9350"/>
            </w:tabs>
            <w:spacing w:after="100"/>
            <w:rPr>
              <w:rFonts w:ascii="Cambria" w:eastAsia="Cambria" w:hAnsi="Cambria" w:cs="Cambria"/>
              <w:color w:val="000000"/>
            </w:rPr>
          </w:pPr>
          <w:r>
            <w:fldChar w:fldCharType="end"/>
          </w:r>
          <w:r>
            <w:rPr>
              <w:color w:val="000000"/>
            </w:rPr>
            <w:t>Montaje y pruebas de requisitos de la Base de Datos</w:t>
          </w:r>
          <w:r>
            <w:rPr>
              <w:color w:val="000000"/>
            </w:rPr>
            <w:tab/>
          </w:r>
          <w:r>
            <w:fldChar w:fldCharType="begin"/>
          </w:r>
          <w:r>
            <w:instrText xml:space="preserve"> PAGEREF _heading=h.ll53wiy8z3u \h </w:instrText>
          </w:r>
          <w:r>
            <w:fldChar w:fldCharType="separate"/>
          </w:r>
          <w:r>
            <w:rPr>
              <w:color w:val="000000"/>
            </w:rPr>
            <w:t>24</w:t>
          </w:r>
          <w:hyperlink w:anchor="_heading=h.ll53wiy8z3u" w:history="1"/>
        </w:p>
        <w:p w14:paraId="045BC7E6" w14:textId="77777777" w:rsidR="00F11F46" w:rsidRDefault="00652FAD">
          <w:pPr>
            <w:pBdr>
              <w:top w:val="nil"/>
              <w:left w:val="nil"/>
              <w:bottom w:val="nil"/>
              <w:right w:val="nil"/>
              <w:between w:val="nil"/>
            </w:pBdr>
            <w:tabs>
              <w:tab w:val="right" w:leader="dot" w:pos="9350"/>
            </w:tabs>
            <w:spacing w:after="100"/>
            <w:rPr>
              <w:rFonts w:ascii="Cambria" w:eastAsia="Cambria" w:hAnsi="Cambria" w:cs="Cambria"/>
              <w:color w:val="000000"/>
            </w:rPr>
          </w:pPr>
          <w:r>
            <w:fldChar w:fldCharType="end"/>
          </w:r>
          <w:r>
            <w:rPr>
              <w:color w:val="000000"/>
            </w:rPr>
            <w:t>Anexos</w:t>
          </w:r>
          <w:r>
            <w:rPr>
              <w:color w:val="000000"/>
            </w:rPr>
            <w:tab/>
          </w:r>
          <w:r>
            <w:fldChar w:fldCharType="begin"/>
          </w:r>
          <w:r>
            <w:instrText xml:space="preserve"> PAGEREF _heading=h.wauvcayetfpp \h </w:instrText>
          </w:r>
          <w:r>
            <w:fldChar w:fldCharType="separate"/>
          </w:r>
          <w:r>
            <w:rPr>
              <w:color w:val="000000"/>
            </w:rPr>
            <w:t>25</w:t>
          </w:r>
          <w:hyperlink w:anchor="_heading=h.wauvcayetfpp" w:history="1"/>
        </w:p>
        <w:p w14:paraId="045BC7E7" w14:textId="77777777" w:rsidR="00F11F46" w:rsidRDefault="00652FAD">
          <w:pPr>
            <w:pBdr>
              <w:top w:val="nil"/>
              <w:left w:val="nil"/>
              <w:bottom w:val="nil"/>
              <w:right w:val="nil"/>
              <w:between w:val="nil"/>
            </w:pBdr>
            <w:tabs>
              <w:tab w:val="right" w:leader="dot" w:pos="9350"/>
            </w:tabs>
            <w:spacing w:after="100"/>
            <w:ind w:left="240" w:firstLine="480"/>
            <w:rPr>
              <w:rFonts w:ascii="Cambria" w:eastAsia="Cambria" w:hAnsi="Cambria" w:cs="Cambria"/>
              <w:color w:val="000000"/>
            </w:rPr>
          </w:pPr>
          <w:r>
            <w:fldChar w:fldCharType="end"/>
          </w:r>
          <w:r>
            <w:rPr>
              <w:color w:val="000000"/>
            </w:rPr>
            <w:t>Anexo A Modelo Entidad-Relación</w:t>
          </w:r>
          <w:r>
            <w:rPr>
              <w:color w:val="000000"/>
            </w:rPr>
            <w:tab/>
          </w:r>
          <w:r>
            <w:fldChar w:fldCharType="begin"/>
          </w:r>
          <w:r>
            <w:instrText xml:space="preserve"> PAGEREF _heading=h.q12ulphe9ja5 \h </w:instrText>
          </w:r>
          <w:r>
            <w:fldChar w:fldCharType="separate"/>
          </w:r>
          <w:r>
            <w:rPr>
              <w:color w:val="000000"/>
            </w:rPr>
            <w:t>25</w:t>
          </w:r>
          <w:hyperlink w:anchor="_heading=h.q12ulphe9ja5" w:history="1"/>
        </w:p>
        <w:p w14:paraId="045BC7E8" w14:textId="77777777" w:rsidR="00F11F46" w:rsidRDefault="00652FAD">
          <w:pPr>
            <w:pBdr>
              <w:top w:val="nil"/>
              <w:left w:val="nil"/>
              <w:bottom w:val="nil"/>
              <w:right w:val="nil"/>
              <w:between w:val="nil"/>
            </w:pBdr>
            <w:tabs>
              <w:tab w:val="right" w:leader="dot" w:pos="9350"/>
            </w:tabs>
            <w:spacing w:after="100"/>
            <w:ind w:left="240" w:firstLine="480"/>
            <w:rPr>
              <w:rFonts w:ascii="Cambria" w:eastAsia="Cambria" w:hAnsi="Cambria" w:cs="Cambria"/>
              <w:color w:val="000000"/>
            </w:rPr>
          </w:pPr>
          <w:r>
            <w:fldChar w:fldCharType="end"/>
          </w:r>
          <w:r>
            <w:rPr>
              <w:color w:val="000000"/>
            </w:rPr>
            <w:t>Anexo B Modelo Relacional</w:t>
          </w:r>
          <w:r>
            <w:rPr>
              <w:color w:val="000000"/>
            </w:rPr>
            <w:tab/>
          </w:r>
          <w:r>
            <w:fldChar w:fldCharType="begin"/>
          </w:r>
          <w:r>
            <w:instrText xml:space="preserve"> PAGEREF _heading=h.zdz0ru88tq43 \h </w:instrText>
          </w:r>
          <w:r>
            <w:fldChar w:fldCharType="separate"/>
          </w:r>
          <w:r>
            <w:rPr>
              <w:color w:val="000000"/>
            </w:rPr>
            <w:t>27</w:t>
          </w:r>
          <w:hyperlink w:anchor="_heading=h.zdz0ru88tq43" w:history="1"/>
        </w:p>
        <w:p w14:paraId="045BC7E9" w14:textId="77777777" w:rsidR="00F11F46" w:rsidRDefault="00652FAD">
          <w:pPr>
            <w:pBdr>
              <w:top w:val="nil"/>
              <w:left w:val="nil"/>
              <w:bottom w:val="nil"/>
              <w:right w:val="nil"/>
              <w:between w:val="nil"/>
            </w:pBdr>
            <w:tabs>
              <w:tab w:val="right" w:leader="dot" w:pos="9350"/>
            </w:tabs>
            <w:spacing w:after="100"/>
            <w:ind w:left="240" w:firstLine="480"/>
            <w:rPr>
              <w:rFonts w:ascii="Cambria" w:eastAsia="Cambria" w:hAnsi="Cambria" w:cs="Cambria"/>
              <w:color w:val="000000"/>
            </w:rPr>
          </w:pPr>
          <w:r>
            <w:fldChar w:fldCharType="end"/>
          </w:r>
          <w:r>
            <w:rPr>
              <w:i/>
              <w:iCs/>
              <w:color w:val="000000"/>
            </w:rPr>
            <w:t>Anexo C</w:t>
          </w:r>
          <w:r>
            <w:rPr>
              <w:color w:val="000000"/>
            </w:rPr>
            <w:t xml:space="preserve"> Diccionario de Datos</w:t>
          </w:r>
          <w:r>
            <w:rPr>
              <w:color w:val="000000"/>
            </w:rPr>
            <w:tab/>
          </w:r>
          <w:r>
            <w:fldChar w:fldCharType="begin"/>
          </w:r>
          <w:r>
            <w:instrText xml:space="preserve"> PAGEREF _heading=h.88soyky4zx4j \h </w:instrText>
          </w:r>
          <w:r>
            <w:fldChar w:fldCharType="separate"/>
          </w:r>
          <w:r>
            <w:rPr>
              <w:color w:val="000000"/>
            </w:rPr>
            <w:t>29</w:t>
          </w:r>
          <w:hyperlink w:anchor="_heading=h.88soyky4zx4j" w:history="1"/>
        </w:p>
        <w:p w14:paraId="045BC7EA" w14:textId="77777777" w:rsidR="00F11F46" w:rsidRDefault="00652FAD">
          <w:pPr>
            <w:ind w:firstLine="0"/>
          </w:pPr>
          <w:r>
            <w:fldChar w:fldCharType="end"/>
          </w:r>
          <w:r>
            <w:fldChar w:fldCharType="end"/>
          </w:r>
        </w:p>
      </w:sdtContent>
    </w:sdt>
    <w:p w14:paraId="045BC7EB" w14:textId="77777777" w:rsidR="00F11F46" w:rsidRDefault="00652FAD">
      <w:pPr>
        <w:spacing w:line="276" w:lineRule="auto"/>
        <w:ind w:firstLine="0"/>
      </w:pPr>
      <w:r>
        <w:br w:type="page"/>
      </w:r>
    </w:p>
    <w:p w14:paraId="045BC7EC" w14:textId="77777777" w:rsidR="00F11F46" w:rsidRDefault="00652FAD">
      <w:pPr>
        <w:pBdr>
          <w:top w:val="nil"/>
          <w:left w:val="nil"/>
          <w:bottom w:val="nil"/>
          <w:right w:val="nil"/>
          <w:between w:val="nil"/>
        </w:pBdr>
        <w:spacing w:line="276" w:lineRule="auto"/>
        <w:ind w:firstLine="0"/>
        <w:jc w:val="center"/>
        <w:rPr>
          <w:b/>
          <w:bCs/>
          <w:color w:val="000000"/>
        </w:rPr>
      </w:pPr>
      <w:bookmarkStart w:id="0" w:name="_heading=h.vzru4tj8blla" w:colFirst="0" w:colLast="0"/>
      <w:bookmarkEnd w:id="0"/>
      <w:r>
        <w:rPr>
          <w:b/>
          <w:bCs/>
          <w:color w:val="000000"/>
        </w:rPr>
        <w:lastRenderedPageBreak/>
        <w:t>Introducción</w:t>
      </w:r>
    </w:p>
    <w:p w14:paraId="045BC7ED" w14:textId="77777777" w:rsidR="00F11F46" w:rsidRDefault="00652FAD">
      <w:r>
        <w:t>Los programas de licenciatura en Colombia cuentan con las prácticas pedagógicas como un pilar fundamental de su proceso formativo, permitiendo que el futuro docente articule la teoría académica con la experiencia real en el aula. Actualmente, estas prácticas están reguladas por los lineamientos del Ministerio de Educación Nacional y el Decreto 18583 de 2017, los cuales exigen garantizar la calidad y la trazabilidad de cada etapa. No obstante, la gestión manual actual mediante hojas de cálculo genera una fra</w:t>
      </w:r>
      <w:r>
        <w:t>gmentación de la información que retrasa la asignación de instituciones y aumenta el riesgo de pérdida de evidencias críticas, dificultando el liderazgo estratégico del director del Programa.</w:t>
      </w:r>
    </w:p>
    <w:p w14:paraId="045BC7EE" w14:textId="77777777" w:rsidR="00F11F46" w:rsidRDefault="00652FAD">
      <w:r>
        <w:t>Por ello, este proyecto se justifica en la necesidad de sistematizar las etapas de vinculación y formalización de las prácticas, aportando una herramienta que asegure la transparencia en el manejo de cupos y el cumplimiento normativo en la validación de documentos. El objetivo principal de este trabajo es el diseño y desarrollo de un software que ayude el registro de usuarios por roles, la gestión de documentos legales y la asignación técnica de plazas de práctica. Para lograrlo, se plantea como metas espec</w:t>
      </w:r>
      <w:r>
        <w:t>íficas el análisis detallado de requisitos, realización de diseños UML el modelo de una base de datos que controle los usuarios, las instituciones, las asignaciones y la creación de interfaces funcionales para la administración de perfiles y estados de asignación.</w:t>
      </w:r>
    </w:p>
    <w:p w14:paraId="045BC7EF" w14:textId="77777777" w:rsidR="00F11F46" w:rsidRDefault="00F11F46"/>
    <w:p w14:paraId="045BC7F0" w14:textId="77777777" w:rsidR="00F11F46" w:rsidRDefault="00F11F46"/>
    <w:p w14:paraId="045BC7F1" w14:textId="77777777" w:rsidR="00F11F46" w:rsidRDefault="00F11F46"/>
    <w:p w14:paraId="045BC7F2" w14:textId="77777777" w:rsidR="00F11F46" w:rsidRDefault="00F11F46"/>
    <w:p w14:paraId="045BC7F3" w14:textId="77777777" w:rsidR="00F11F46" w:rsidRDefault="00F11F46"/>
    <w:p w14:paraId="045BC7F4" w14:textId="77777777" w:rsidR="00F11F46" w:rsidRDefault="00F11F46"/>
    <w:p w14:paraId="045BC7F5" w14:textId="77777777" w:rsidR="00F11F46" w:rsidRDefault="00652FAD">
      <w:pPr>
        <w:pBdr>
          <w:top w:val="nil"/>
          <w:left w:val="nil"/>
          <w:bottom w:val="nil"/>
          <w:right w:val="nil"/>
          <w:between w:val="nil"/>
        </w:pBdr>
        <w:spacing w:line="276" w:lineRule="auto"/>
        <w:ind w:firstLine="0"/>
        <w:jc w:val="center"/>
        <w:rPr>
          <w:b/>
          <w:bCs/>
          <w:color w:val="000000"/>
        </w:rPr>
      </w:pPr>
      <w:bookmarkStart w:id="1" w:name="_heading=h.u5shaqs8zg32" w:colFirst="0" w:colLast="0"/>
      <w:bookmarkEnd w:id="1"/>
      <w:r>
        <w:rPr>
          <w:b/>
          <w:bCs/>
          <w:color w:val="000000"/>
        </w:rPr>
        <w:lastRenderedPageBreak/>
        <w:t>Descripción del Problema</w:t>
      </w:r>
    </w:p>
    <w:p w14:paraId="045BC7F6" w14:textId="77777777" w:rsidR="00F11F46" w:rsidRDefault="00652FAD">
      <w:r>
        <w:t>En las licenciaturas de la UDI, las prácticas pedagógicas son obligatorias y se dividen en ocho niveles. Actualmente, el control de estas actividades se hace de forma manual o con archivos dispersos. Aunque este proceso debe cumplir con las normas del Ministerio de Educación (como el Decreto 18583 de 2017), la falta de una herramienta única hace que la información esté fragmentada y sea difícil de organizar.</w:t>
      </w:r>
    </w:p>
    <w:p w14:paraId="045BC7F7" w14:textId="77777777" w:rsidR="00F11F46" w:rsidRDefault="00652FAD">
      <w:r>
        <w:t>Lo ideal sería que el software tuviera una plataforma centralizada para ver el avance de cada estudiante en tiempo real. Sin embargo, la realidad es que el director del Programa y los tutores deben invertir mucho tiempo revisando documentos físicos o carpetas digitales sueltas, lo que genera desorden y riesgo de perder evidencias importantes para la acreditación del programa.</w:t>
      </w:r>
    </w:p>
    <w:p w14:paraId="045BC7F8" w14:textId="77777777" w:rsidR="00F11F46" w:rsidRDefault="00652FAD">
      <w:r>
        <w:t>El principal impacto de esta problemática es de carácter académico, ya que, al no existir un repositorio histórico unificado, se dificulta la trazabilidad del desempeño del estudiante desde el primer hasta el octavo semestre. Esta falta de datos centralizados impide que el programa identifique con claridad la evolución de las competencias pedagógicas de los alumnos a lo largo de su formación. Por lo tanto, es necesario resolver esto para asegurar que la información sea confiable y esté disponible para proce</w:t>
      </w:r>
      <w:r>
        <w:t>sos de evaluación.</w:t>
      </w:r>
    </w:p>
    <w:p w14:paraId="045BC7F9" w14:textId="77777777" w:rsidR="00F11F46" w:rsidRDefault="00652FAD">
      <w:r>
        <w:t>Este proyecto se limita al seguimiento de las ocho prácticas de las Licenciaturas de la UDI, para validar la existencia de esta problemática, se realizó un proceso de recolección de información que incluyó una entrevista inicial y una reunión de diagnóstico con la directora del Programa de Licenciatura de la UDI.</w:t>
      </w:r>
    </w:p>
    <w:p w14:paraId="045BC7FA" w14:textId="77777777" w:rsidR="00F11F46" w:rsidRDefault="00F11F46"/>
    <w:p w14:paraId="045BC7FB" w14:textId="77777777" w:rsidR="00F11F46" w:rsidRDefault="00F11F46"/>
    <w:p w14:paraId="045BC7FC" w14:textId="77777777" w:rsidR="00F11F46" w:rsidRDefault="00F11F46"/>
    <w:p w14:paraId="045BC7FD" w14:textId="77777777" w:rsidR="00F11F46" w:rsidRDefault="00F11F46"/>
    <w:p w14:paraId="045BC7FE" w14:textId="77777777" w:rsidR="00F11F46" w:rsidRDefault="00652FAD">
      <w:pPr>
        <w:pBdr>
          <w:top w:val="nil"/>
          <w:left w:val="nil"/>
          <w:bottom w:val="nil"/>
          <w:right w:val="nil"/>
          <w:between w:val="nil"/>
        </w:pBdr>
        <w:spacing w:line="276" w:lineRule="auto"/>
        <w:ind w:firstLine="0"/>
        <w:jc w:val="center"/>
        <w:rPr>
          <w:b/>
          <w:bCs/>
          <w:color w:val="000000"/>
        </w:rPr>
      </w:pPr>
      <w:bookmarkStart w:id="2" w:name="_heading=h.sm6aslg1tyn4" w:colFirst="0" w:colLast="0"/>
      <w:bookmarkEnd w:id="2"/>
      <w:r>
        <w:rPr>
          <w:b/>
          <w:bCs/>
          <w:color w:val="000000"/>
        </w:rPr>
        <w:lastRenderedPageBreak/>
        <w:t>Objetivos</w:t>
      </w:r>
    </w:p>
    <w:p w14:paraId="045BC7FF" w14:textId="77777777" w:rsidR="00F11F46" w:rsidRDefault="00652FAD">
      <w:pPr>
        <w:pBdr>
          <w:top w:val="nil"/>
          <w:left w:val="nil"/>
          <w:bottom w:val="nil"/>
          <w:right w:val="nil"/>
          <w:between w:val="nil"/>
        </w:pBdr>
        <w:spacing w:before="240" w:after="240"/>
        <w:ind w:firstLine="0"/>
        <w:rPr>
          <w:b/>
          <w:bCs/>
          <w:color w:val="000000"/>
        </w:rPr>
      </w:pPr>
      <w:bookmarkStart w:id="3" w:name="_heading=h.s3i3rb9hyjoj" w:colFirst="0" w:colLast="0"/>
      <w:bookmarkEnd w:id="3"/>
      <w:r>
        <w:rPr>
          <w:b/>
          <w:bCs/>
          <w:color w:val="000000"/>
        </w:rPr>
        <w:t>Objetivo General</w:t>
      </w:r>
    </w:p>
    <w:p w14:paraId="045BC800" w14:textId="77777777" w:rsidR="00F11F46" w:rsidRDefault="00652FAD">
      <w:pPr>
        <w:spacing w:before="240" w:after="240"/>
        <w:ind w:right="600"/>
      </w:pPr>
      <w:r>
        <w:t>Desarrollar un software para la gestión y seguimiento de las prácticas pedagógicas de las licenciaturas de la UDI, con el fin de centralizar la información y mejorar la trazabilidad académica de los estudiantes desde el primer hasta el octavo nivel de práctica.</w:t>
      </w:r>
    </w:p>
    <w:p w14:paraId="045BC801" w14:textId="77777777" w:rsidR="00F11F46" w:rsidRDefault="00652FAD">
      <w:pPr>
        <w:pBdr>
          <w:top w:val="nil"/>
          <w:left w:val="nil"/>
          <w:bottom w:val="nil"/>
          <w:right w:val="nil"/>
          <w:between w:val="nil"/>
        </w:pBdr>
        <w:tabs>
          <w:tab w:val="left" w:pos="3456"/>
        </w:tabs>
        <w:spacing w:before="240" w:after="240"/>
        <w:ind w:firstLine="0"/>
        <w:rPr>
          <w:b/>
          <w:bCs/>
          <w:color w:val="000000"/>
        </w:rPr>
      </w:pPr>
      <w:bookmarkStart w:id="4" w:name="_heading=h.6r37pxjseywe" w:colFirst="0" w:colLast="0"/>
      <w:bookmarkEnd w:id="4"/>
      <w:r>
        <w:rPr>
          <w:b/>
          <w:bCs/>
          <w:color w:val="000000"/>
        </w:rPr>
        <w:t>Objetivos Específicos</w:t>
      </w:r>
      <w:r>
        <w:rPr>
          <w:b/>
          <w:bCs/>
          <w:color w:val="000000"/>
        </w:rPr>
        <w:tab/>
      </w:r>
    </w:p>
    <w:p w14:paraId="045BC802" w14:textId="168D2DA5" w:rsidR="00F11F46" w:rsidRDefault="00652FAD">
      <w:pPr>
        <w:numPr>
          <w:ilvl w:val="0"/>
          <w:numId w:val="10"/>
        </w:numPr>
        <w:spacing w:before="240"/>
        <w:pPrChange w:id="5" w:author="Microsoft Word" w:date="2026-05-03T22:17:00Z" w16du:dateUtc="2026-05-04T03:17:00Z">
          <w:pPr>
            <w:numPr>
              <w:numId w:val="3"/>
            </w:numPr>
            <w:spacing w:before="240"/>
            <w:ind w:left="720" w:hanging="360"/>
          </w:pPr>
        </w:pPrChange>
      </w:pPr>
      <w:r>
        <w:t xml:space="preserve">Diseñar la arquitectura </w:t>
      </w:r>
      <w:r w:rsidR="00D359B4">
        <w:t>del software</w:t>
      </w:r>
      <w:r>
        <w:t xml:space="preserve"> para el seguimiento de las prácticas pedagógicas mediante diagramas UML, para establecer cómo interactúan los estudiantes, tutores y directores con la plataforma. </w:t>
      </w:r>
    </w:p>
    <w:p w14:paraId="045BC803" w14:textId="77777777" w:rsidR="00F11F46" w:rsidRDefault="00652FAD">
      <w:pPr>
        <w:numPr>
          <w:ilvl w:val="0"/>
          <w:numId w:val="10"/>
        </w:numPr>
        <w:pPrChange w:id="6" w:author="Microsoft Word" w:date="2026-05-03T22:17:00Z" w16du:dateUtc="2026-05-04T03:17:00Z">
          <w:pPr>
            <w:numPr>
              <w:numId w:val="3"/>
            </w:numPr>
            <w:ind w:left="720" w:hanging="360"/>
          </w:pPr>
        </w:pPrChange>
      </w:pPr>
      <w:r>
        <w:t>Construir el modelo de base de datos relacional y realizar el montaje de las tablas básicas con sus respectivas operaciones CRUD, asegurando el almacenamiento íntegro de usuarios, instituciones y asignaciones de prácticas.</w:t>
      </w:r>
    </w:p>
    <w:p w14:paraId="045BC804" w14:textId="77777777" w:rsidR="00F11F46" w:rsidRDefault="00652FAD">
      <w:pPr>
        <w:numPr>
          <w:ilvl w:val="0"/>
          <w:numId w:val="10"/>
        </w:numPr>
        <w:spacing w:after="240"/>
        <w:pPrChange w:id="7" w:author="Microsoft Word" w:date="2026-05-03T22:17:00Z" w16du:dateUtc="2026-05-04T03:17:00Z">
          <w:pPr>
            <w:numPr>
              <w:numId w:val="3"/>
            </w:numPr>
            <w:spacing w:after="240"/>
            <w:ind w:left="720" w:hanging="360"/>
          </w:pPr>
        </w:pPrChange>
      </w:pPr>
      <w:r>
        <w:t>Implementar un prototipo funcional que integre los módulos principales de gestión, asegurando que el software procese correctamente el registro de usuarios y la visualización de la información almacenada.</w:t>
      </w:r>
    </w:p>
    <w:p w14:paraId="045BC805" w14:textId="77777777" w:rsidR="00F11F46" w:rsidRDefault="00F11F46"/>
    <w:p w14:paraId="045BC806" w14:textId="77777777" w:rsidR="00F11F46" w:rsidRDefault="00652FAD">
      <w:pPr>
        <w:pBdr>
          <w:top w:val="nil"/>
          <w:left w:val="nil"/>
          <w:bottom w:val="nil"/>
          <w:right w:val="nil"/>
          <w:between w:val="nil"/>
        </w:pBdr>
        <w:spacing w:line="276" w:lineRule="auto"/>
        <w:ind w:firstLine="0"/>
        <w:jc w:val="center"/>
        <w:rPr>
          <w:b/>
          <w:bCs/>
          <w:color w:val="000000"/>
        </w:rPr>
      </w:pPr>
      <w:bookmarkStart w:id="8" w:name="_heading=h.vtw8si9iaga2" w:colFirst="0" w:colLast="0"/>
      <w:bookmarkEnd w:id="8"/>
      <w:r>
        <w:rPr>
          <w:b/>
          <w:bCs/>
          <w:color w:val="000000"/>
        </w:rPr>
        <w:t>Justificación</w:t>
      </w:r>
    </w:p>
    <w:p w14:paraId="045BC807" w14:textId="77777777" w:rsidR="00F11F46" w:rsidRDefault="00652FAD">
      <w:pPr>
        <w:spacing w:before="240" w:after="240"/>
        <w:ind w:firstLine="708"/>
      </w:pPr>
      <w:r>
        <w:t xml:space="preserve">La creación de este prototipo de software nace de la necesidad de agilizar la gestión de las ocho prácticas pedagógicas en la UDI para los programas de licenciatura. </w:t>
      </w:r>
    </w:p>
    <w:p w14:paraId="045BC808" w14:textId="77777777" w:rsidR="00F11F46" w:rsidRDefault="00652FAD">
      <w:pPr>
        <w:spacing w:before="240" w:after="240"/>
        <w:ind w:firstLine="708"/>
      </w:pPr>
      <w:r>
        <w:t xml:space="preserve">Actualmente, el uso de procesos manuales y herramientas como Excel genera dificultad precisa en el manejo de la información de las prácticas de estudiantes y posiblemente una carga </w:t>
      </w:r>
      <w:r>
        <w:lastRenderedPageBreak/>
        <w:t>de trabajo adicional para los directores y docentes tutores. Es fundamental resolver esto para asegurar que el programa cumpla con los estándares de calidad y trazabilidad que exige el Ministerio de Educación.</w:t>
      </w:r>
    </w:p>
    <w:p w14:paraId="045BC809" w14:textId="77777777" w:rsidR="00F11F46" w:rsidRDefault="00652FAD">
      <w:pPr>
        <w:spacing w:before="240" w:after="240"/>
        <w:ind w:firstLine="708"/>
      </w:pPr>
      <w:r>
        <w:t>Este proyecto pretende generar un impacto positivo en las actividades de los principales actores del proceso de prácticas. Por un lado, los estudiantes se benefician al contar con una plataforma centralizada para la gestión de su perfil, permitiéndoles cargar sus documentos legales de forma organizada, realizar el seguimiento del estado de validación de sus documentos y postularse a plazas de práctica de manera transparente según la disponibilidad. Por otro lado, la Dirección del Programa optimiza la toma d</w:t>
      </w:r>
      <w:r>
        <w:t>e decisiones al automatizar el control de cupos y la verificación de documentos, garantizando que cada asignación cumpla estrictamente con la normativa vigente. Esto facilita los procesos de acreditación institucional al asegurar la trazabilidad y la integridad de los datos desde el inicio de la vinculación académica.</w:t>
      </w:r>
    </w:p>
    <w:p w14:paraId="045BC80A" w14:textId="77777777" w:rsidR="00F11F46" w:rsidRDefault="00652FAD">
      <w:pPr>
        <w:spacing w:before="240" w:after="240"/>
      </w:pPr>
      <w:r>
        <w:t>Su principal aporte es la centralización de datos, permitiendo que la información no esté suelta en correos o carpetas, sino en una base de datos relacional que garantiza que las evidencias académicas estén seguras y disponibles en cualquier momento.</w:t>
      </w:r>
    </w:p>
    <w:p w14:paraId="045BC80B" w14:textId="77777777" w:rsidR="00F11F46" w:rsidRDefault="00652FAD">
      <w:pPr>
        <w:spacing w:before="240" w:after="240"/>
      </w:pPr>
      <w:r>
        <w:t>El desarrollo de este proyecto es viable ya que contamos con los recursos tecnológicos necesarios (computadores, software de desarrollo y servidores de base de datos) y el tiempo estipulado en el calendario académico del primer semestre de 2026. Además, se cuenta con el apoyo y la información suministrada por la dirección del programa para entender los procesos internos.</w:t>
      </w:r>
    </w:p>
    <w:p w14:paraId="045BC80C" w14:textId="77777777" w:rsidR="00F11F46" w:rsidRDefault="00F11F46">
      <w:pPr>
        <w:spacing w:before="240" w:after="240"/>
      </w:pPr>
    </w:p>
    <w:p w14:paraId="045BC80D" w14:textId="77777777" w:rsidR="00F11F46" w:rsidRDefault="00652FAD">
      <w:pPr>
        <w:pBdr>
          <w:top w:val="nil"/>
          <w:left w:val="nil"/>
          <w:bottom w:val="nil"/>
          <w:right w:val="nil"/>
          <w:between w:val="nil"/>
        </w:pBdr>
        <w:spacing w:line="276" w:lineRule="auto"/>
        <w:ind w:firstLine="0"/>
        <w:jc w:val="center"/>
        <w:rPr>
          <w:b/>
          <w:bCs/>
          <w:color w:val="000000"/>
        </w:rPr>
      </w:pPr>
      <w:bookmarkStart w:id="9" w:name="_heading=h.kb53dgcu06wp" w:colFirst="0" w:colLast="0"/>
      <w:bookmarkEnd w:id="9"/>
      <w:r>
        <w:rPr>
          <w:b/>
          <w:bCs/>
          <w:color w:val="000000"/>
        </w:rPr>
        <w:lastRenderedPageBreak/>
        <w:t>Propuesta Plan de Proyecto</w:t>
      </w:r>
    </w:p>
    <w:p w14:paraId="045BC80E" w14:textId="77777777" w:rsidR="00F11F46" w:rsidRDefault="00652FAD">
      <w:pPr>
        <w:spacing w:before="240" w:after="240"/>
      </w:pPr>
      <w:r>
        <w:t>Este proyecto surge ante la necesidad de la UDI de centralizar la información de las 8 prácticas de licenciatura. El objetivo es entregar un software funcional que reemplace el seguimiento manual, alineándose con las metas de calidad institucional y el cumplimiento del Decreto 18583 de 2017.</w:t>
      </w:r>
    </w:p>
    <w:p w14:paraId="045BC80F" w14:textId="77777777" w:rsidR="00F11F46" w:rsidRDefault="00652FAD">
      <w:pPr>
        <w:spacing w:before="240" w:after="240"/>
      </w:pPr>
      <w:r>
        <w:t>Para este proyecto utilizaremos el Modelo en Cascada.</w:t>
      </w:r>
      <w:r>
        <w:rPr>
          <w:color w:val="FF0000"/>
        </w:rPr>
        <w:t xml:space="preserve"> </w:t>
      </w:r>
      <w:r>
        <w:t>Hemos elegido este enfoque porque permite avanzar de manera lineal y organizada a través de fases bien definidas. Cada etapa genera un entregable que debe ser revisado y aprobado antes de pasar a la siguiente, lo que garantiza que los requisitos queden claros desde el principio y que la estructura de la base de datos sea sólida antes de empezar a programar.</w:t>
      </w:r>
    </w:p>
    <w:p w14:paraId="045BC810" w14:textId="77777777" w:rsidR="00F11F46" w:rsidRDefault="00652FAD">
      <w:pPr>
        <w:spacing w:before="240" w:after="240"/>
      </w:pPr>
      <w:r>
        <w:t>El alcance de este periodo comprende desde la investigación inicial hasta la creación de un prototipo funcional. El trabajo incluye la gestión de roles básicos (estudiantes, tutores y directores) y el manejo de información esencial.</w:t>
      </w:r>
    </w:p>
    <w:p w14:paraId="045BC811" w14:textId="77777777" w:rsidR="00F11F46" w:rsidRDefault="00652FAD">
      <w:pPr>
        <w:pBdr>
          <w:top w:val="nil"/>
          <w:left w:val="nil"/>
          <w:bottom w:val="nil"/>
          <w:right w:val="nil"/>
          <w:between w:val="nil"/>
        </w:pBdr>
        <w:spacing w:before="240" w:after="240"/>
        <w:ind w:firstLine="0"/>
        <w:rPr>
          <w:b/>
          <w:bCs/>
          <w:color w:val="000000"/>
        </w:rPr>
      </w:pPr>
      <w:bookmarkStart w:id="10" w:name="_heading=h.9vegv7zxc5c" w:colFirst="0" w:colLast="0"/>
      <w:bookmarkEnd w:id="10"/>
      <w:r>
        <w:rPr>
          <w:b/>
          <w:bCs/>
          <w:color w:val="000000"/>
        </w:rPr>
        <w:t>Entregables finales de esta etapa</w:t>
      </w:r>
    </w:p>
    <w:p w14:paraId="045BC812" w14:textId="77777777" w:rsidR="00F11F46" w:rsidRDefault="00652FAD">
      <w:pPr>
        <w:numPr>
          <w:ilvl w:val="0"/>
          <w:numId w:val="12"/>
        </w:numPr>
        <w:spacing w:before="240"/>
        <w:pPrChange w:id="11" w:author="Microsoft Word" w:date="2026-05-03T22:17:00Z" w16du:dateUtc="2026-05-04T03:17:00Z">
          <w:pPr>
            <w:numPr>
              <w:numId w:val="5"/>
            </w:numPr>
            <w:spacing w:before="240"/>
            <w:ind w:left="720" w:hanging="360"/>
          </w:pPr>
        </w:pPrChange>
      </w:pPr>
      <w:r>
        <w:rPr>
          <w:b/>
          <w:bCs/>
        </w:rPr>
        <w:t>Documentación de Diseño:</w:t>
      </w:r>
      <w:r>
        <w:t xml:space="preserve"> Incluye diagramas de casos de uso, diagrama de dominio y el diseño de la base de datos (Modelo Entidad-Relación y Relacional).</w:t>
      </w:r>
    </w:p>
    <w:p w14:paraId="045BC813" w14:textId="77777777" w:rsidR="00F11F46" w:rsidRDefault="00652FAD">
      <w:pPr>
        <w:numPr>
          <w:ilvl w:val="0"/>
          <w:numId w:val="12"/>
        </w:numPr>
        <w:pPrChange w:id="12" w:author="Microsoft Word" w:date="2026-05-03T22:17:00Z" w16du:dateUtc="2026-05-04T03:17:00Z">
          <w:pPr>
            <w:numPr>
              <w:numId w:val="5"/>
            </w:numPr>
            <w:ind w:left="720" w:hanging="360"/>
          </w:pPr>
        </w:pPrChange>
      </w:pPr>
      <w:r>
        <w:rPr>
          <w:b/>
          <w:bCs/>
        </w:rPr>
        <w:t>Interfaces (Mockups):</w:t>
      </w:r>
      <w:r>
        <w:t xml:space="preserve"> Prototipos visuales de cómo se verá el software.</w:t>
      </w:r>
    </w:p>
    <w:p w14:paraId="045BC814" w14:textId="77777777" w:rsidR="00F11F46" w:rsidRDefault="00652FAD">
      <w:pPr>
        <w:numPr>
          <w:ilvl w:val="0"/>
          <w:numId w:val="12"/>
        </w:numPr>
        <w:pPrChange w:id="13" w:author="Microsoft Word" w:date="2026-05-03T22:17:00Z" w16du:dateUtc="2026-05-04T03:17:00Z">
          <w:pPr>
            <w:numPr>
              <w:numId w:val="5"/>
            </w:numPr>
            <w:ind w:left="720" w:hanging="360"/>
          </w:pPr>
        </w:pPrChange>
      </w:pPr>
      <w:r>
        <w:rPr>
          <w:b/>
          <w:bCs/>
        </w:rPr>
        <w:t>Repositorio en GitHub:</w:t>
      </w:r>
      <w:r>
        <w:t xml:space="preserve"> Enlace público con el código fuente documentado y organizado.</w:t>
      </w:r>
    </w:p>
    <w:p w14:paraId="045BC815" w14:textId="77777777" w:rsidR="00F11F46" w:rsidRDefault="00652FAD">
      <w:pPr>
        <w:numPr>
          <w:ilvl w:val="0"/>
          <w:numId w:val="12"/>
        </w:numPr>
        <w:pPrChange w:id="14" w:author="Microsoft Word" w:date="2026-05-03T22:17:00Z" w16du:dateUtc="2026-05-04T03:17:00Z">
          <w:pPr>
            <w:numPr>
              <w:numId w:val="5"/>
            </w:numPr>
            <w:ind w:left="720" w:hanging="360"/>
          </w:pPr>
        </w:pPrChange>
      </w:pPr>
      <w:r>
        <w:rPr>
          <w:b/>
          <w:bCs/>
        </w:rPr>
        <w:t>Base de Datos Funcional:</w:t>
      </w:r>
      <w:r>
        <w:t xml:space="preserve"> Montaje de tablas básicas con pruebas de operaciones </w:t>
      </w:r>
      <w:r>
        <w:rPr>
          <w:b/>
          <w:bCs/>
        </w:rPr>
        <w:t>CRUD</w:t>
      </w:r>
      <w:r>
        <w:t xml:space="preserve"> (crear, leer, actualizar y borrar datos).</w:t>
      </w:r>
    </w:p>
    <w:p w14:paraId="045BC816" w14:textId="77777777" w:rsidR="00F11F46" w:rsidRDefault="00652FAD">
      <w:pPr>
        <w:numPr>
          <w:ilvl w:val="0"/>
          <w:numId w:val="12"/>
        </w:numPr>
        <w:spacing w:after="240"/>
        <w:pPrChange w:id="15" w:author="Microsoft Word" w:date="2026-05-03T22:17:00Z" w16du:dateUtc="2026-05-04T03:17:00Z">
          <w:pPr>
            <w:numPr>
              <w:numId w:val="5"/>
            </w:numPr>
            <w:spacing w:after="240"/>
            <w:ind w:left="720" w:hanging="360"/>
          </w:pPr>
        </w:pPrChange>
      </w:pPr>
      <w:r>
        <w:rPr>
          <w:b/>
          <w:bCs/>
        </w:rPr>
        <w:t>Prototipo:</w:t>
      </w:r>
      <w:r>
        <w:t xml:space="preserve"> Aplicación funcional que permite realizar las tareas principales del software.</w:t>
      </w:r>
    </w:p>
    <w:p w14:paraId="045BC817" w14:textId="77777777" w:rsidR="00F11F46" w:rsidRDefault="00652FAD">
      <w:pPr>
        <w:pBdr>
          <w:top w:val="nil"/>
          <w:left w:val="nil"/>
          <w:bottom w:val="nil"/>
          <w:right w:val="nil"/>
          <w:between w:val="nil"/>
        </w:pBdr>
        <w:spacing w:line="276" w:lineRule="auto"/>
        <w:ind w:firstLine="0"/>
        <w:rPr>
          <w:b/>
          <w:bCs/>
          <w:i/>
          <w:iCs/>
          <w:color w:val="000000"/>
        </w:rPr>
      </w:pPr>
      <w:bookmarkStart w:id="16" w:name="_heading=h.rra3t7sxm9mz" w:colFirst="0" w:colLast="0"/>
      <w:bookmarkEnd w:id="16"/>
      <w:r>
        <w:rPr>
          <w:b/>
          <w:bCs/>
          <w:i/>
          <w:iCs/>
          <w:color w:val="000000"/>
        </w:rPr>
        <w:lastRenderedPageBreak/>
        <w:t>Cronograma del Proyecto</w:t>
      </w:r>
    </w:p>
    <w:p w14:paraId="045BC818" w14:textId="77777777" w:rsidR="00F11F46" w:rsidRDefault="00652FAD">
      <w:pPr>
        <w:spacing w:before="240" w:after="240"/>
      </w:pPr>
      <w:r>
        <w:t>El desarrollo del software se ejecutará bajo un modelo de ciclo de vida en cascada, distribuido en las siguientes fases y fechas clave:</w:t>
      </w:r>
    </w:p>
    <w:p w14:paraId="045BC819" w14:textId="77777777" w:rsidR="00F11F46" w:rsidRDefault="00652FAD">
      <w:pPr>
        <w:spacing w:before="240" w:after="240"/>
      </w:pPr>
      <w:r>
        <w:t>Definición y Análisis de Requisitos (Semanas 1 y 2)</w:t>
      </w:r>
    </w:p>
    <w:p w14:paraId="045BC81A" w14:textId="77777777" w:rsidR="00F11F46" w:rsidRDefault="00652FAD">
      <w:pPr>
        <w:numPr>
          <w:ilvl w:val="0"/>
          <w:numId w:val="11"/>
        </w:numPr>
        <w:spacing w:before="240" w:after="240"/>
        <w:pPrChange w:id="17" w:author="Microsoft Word" w:date="2026-05-03T22:17:00Z" w16du:dateUtc="2026-05-04T03:17:00Z">
          <w:pPr>
            <w:numPr>
              <w:numId w:val="4"/>
            </w:numPr>
            <w:spacing w:before="240" w:after="240"/>
            <w:ind w:left="720" w:hanging="360"/>
          </w:pPr>
        </w:pPrChange>
      </w:pPr>
      <w:r>
        <w:t xml:space="preserve">Actividades: Realización de entrevistas y reuniones de diagnóstico con la </w:t>
      </w:r>
      <w:proofErr w:type="gramStart"/>
      <w:r>
        <w:t>Directora</w:t>
      </w:r>
      <w:proofErr w:type="gramEnd"/>
      <w:r>
        <w:t xml:space="preserve"> del Programa para definir el alcance del software.</w:t>
      </w:r>
    </w:p>
    <w:p w14:paraId="045BC81B" w14:textId="77777777" w:rsidR="00F11F46" w:rsidRDefault="00652FAD">
      <w:pPr>
        <w:spacing w:before="240" w:after="240"/>
      </w:pPr>
      <w:r>
        <w:t>Diseño del entregable (Semanas 3 y 4)</w:t>
      </w:r>
    </w:p>
    <w:p w14:paraId="045BC81C" w14:textId="77777777" w:rsidR="00F11F46" w:rsidRDefault="00652FAD">
      <w:pPr>
        <w:numPr>
          <w:ilvl w:val="0"/>
          <w:numId w:val="13"/>
        </w:numPr>
        <w:spacing w:before="240" w:after="240"/>
        <w:pPrChange w:id="18" w:author="Microsoft Word" w:date="2026-05-03T22:17:00Z" w16du:dateUtc="2026-05-04T03:17:00Z">
          <w:pPr>
            <w:numPr>
              <w:numId w:val="6"/>
            </w:numPr>
            <w:spacing w:before="240" w:after="240"/>
            <w:ind w:left="720" w:hanging="360"/>
          </w:pPr>
        </w:pPrChange>
      </w:pPr>
      <w:r>
        <w:t>Actividades: Elaboración del diseño lógico y físico. Incluye la creación de diagramas UML (Casos de Uso y Dominio), el modelado de la base de datos (Entidad-Relación y Relacional) y el diseño de interfaces gráficas (Mockups).</w:t>
      </w:r>
    </w:p>
    <w:p w14:paraId="045BC81D" w14:textId="77777777" w:rsidR="00F11F46" w:rsidRDefault="00652FAD">
      <w:pPr>
        <w:spacing w:before="240" w:after="240"/>
      </w:pPr>
      <w:r>
        <w:t>15 de marzo – Sustentación y entrega del Primer Avance del proyecto.</w:t>
      </w:r>
    </w:p>
    <w:p w14:paraId="045BC81E" w14:textId="77777777" w:rsidR="00F11F46" w:rsidRDefault="00652FAD">
      <w:pPr>
        <w:spacing w:before="240" w:after="240"/>
      </w:pPr>
      <w:r>
        <w:t>Ajustes (Semana 5)</w:t>
      </w:r>
    </w:p>
    <w:p w14:paraId="045BC81F" w14:textId="77777777" w:rsidR="00F11F46" w:rsidRDefault="00652FAD">
      <w:pPr>
        <w:numPr>
          <w:ilvl w:val="0"/>
          <w:numId w:val="8"/>
        </w:numPr>
        <w:spacing w:before="240" w:after="240"/>
        <w:pPrChange w:id="19" w:author="Microsoft Word" w:date="2026-05-03T22:17:00Z" w16du:dateUtc="2026-05-04T03:17:00Z">
          <w:pPr>
            <w:numPr>
              <w:numId w:val="1"/>
            </w:numPr>
            <w:spacing w:before="240" w:after="240"/>
            <w:ind w:left="720" w:hanging="360"/>
          </w:pPr>
        </w:pPrChange>
      </w:pPr>
      <w:r>
        <w:t>Actividades: Revisión y aplicación de correcciones sugeridas por los docentes sobre la primera entrega para asegurar una base sólida antes de la codificación.</w:t>
      </w:r>
    </w:p>
    <w:p w14:paraId="045BC820" w14:textId="77777777" w:rsidR="00F11F46" w:rsidRDefault="00652FAD">
      <w:pPr>
        <w:spacing w:before="240" w:after="240"/>
      </w:pPr>
      <w:r>
        <w:t>Implementación y Desarrollo (Semanas 6, 7 y 8)</w:t>
      </w:r>
    </w:p>
    <w:p w14:paraId="045BC821" w14:textId="77777777" w:rsidR="00F11F46" w:rsidRDefault="00652FAD">
      <w:pPr>
        <w:numPr>
          <w:ilvl w:val="0"/>
          <w:numId w:val="9"/>
        </w:numPr>
        <w:spacing w:before="240"/>
        <w:pPrChange w:id="20" w:author="Microsoft Word" w:date="2026-05-03T22:17:00Z" w16du:dateUtc="2026-05-04T03:17:00Z">
          <w:pPr>
            <w:numPr>
              <w:numId w:val="2"/>
            </w:numPr>
            <w:spacing w:before="240"/>
            <w:ind w:left="720" w:hanging="360"/>
          </w:pPr>
        </w:pPrChange>
      </w:pPr>
      <w:r>
        <w:t>Configuración del repositorio en GitHub y documentación técnica del código.</w:t>
      </w:r>
    </w:p>
    <w:p w14:paraId="045BC822" w14:textId="77777777" w:rsidR="00F11F46" w:rsidRDefault="00652FAD">
      <w:pPr>
        <w:numPr>
          <w:ilvl w:val="0"/>
          <w:numId w:val="9"/>
        </w:numPr>
        <w:pPrChange w:id="21" w:author="Microsoft Word" w:date="2026-05-03T22:17:00Z" w16du:dateUtc="2026-05-04T03:17:00Z">
          <w:pPr>
            <w:numPr>
              <w:numId w:val="2"/>
            </w:numPr>
            <w:ind w:left="720" w:hanging="360"/>
          </w:pPr>
        </w:pPrChange>
      </w:pPr>
      <w:r>
        <w:t>Montaje de la base de datos en el servidor y realización de pruebas CRUD (Crear, Leer, Actualizar y Borrar) en las tablas principales.</w:t>
      </w:r>
    </w:p>
    <w:p w14:paraId="045BC823" w14:textId="77777777" w:rsidR="00F11F46" w:rsidRDefault="00652FAD">
      <w:pPr>
        <w:numPr>
          <w:ilvl w:val="0"/>
          <w:numId w:val="9"/>
        </w:numPr>
        <w:spacing w:after="240"/>
        <w:pPrChange w:id="22" w:author="Microsoft Word" w:date="2026-05-03T22:17:00Z" w16du:dateUtc="2026-05-04T03:17:00Z">
          <w:pPr>
            <w:numPr>
              <w:numId w:val="2"/>
            </w:numPr>
            <w:spacing w:after="240"/>
            <w:ind w:left="720" w:hanging="360"/>
          </w:pPr>
        </w:pPrChange>
      </w:pPr>
      <w:r>
        <w:t>Programación de la lógica de negocio para cumplir con el 50% de los casos de uso propuestos.</w:t>
      </w:r>
    </w:p>
    <w:p w14:paraId="045BC824" w14:textId="77777777" w:rsidR="00F11F46" w:rsidRDefault="00652FAD">
      <w:pPr>
        <w:spacing w:before="240" w:after="240"/>
      </w:pPr>
      <w:r>
        <w:lastRenderedPageBreak/>
        <w:t>26 de abril – Entrega del Segundo Avance (Prototipo funcional y repositorio público).</w:t>
      </w:r>
    </w:p>
    <w:p w14:paraId="045BC825" w14:textId="77777777" w:rsidR="00F11F46" w:rsidRDefault="00652FAD">
      <w:pPr>
        <w:pBdr>
          <w:top w:val="nil"/>
          <w:left w:val="nil"/>
          <w:bottom w:val="nil"/>
          <w:right w:val="nil"/>
          <w:between w:val="nil"/>
        </w:pBdr>
        <w:spacing w:before="240" w:after="240"/>
        <w:ind w:firstLine="0"/>
        <w:rPr>
          <w:b/>
          <w:bCs/>
          <w:color w:val="000000"/>
        </w:rPr>
      </w:pPr>
      <w:bookmarkStart w:id="23" w:name="_heading=h.jtqswsl1go3n" w:colFirst="0" w:colLast="0"/>
      <w:bookmarkEnd w:id="23"/>
      <w:r>
        <w:rPr>
          <w:b/>
          <w:bCs/>
          <w:color w:val="000000"/>
        </w:rPr>
        <w:t>Riesgos y Mitigación</w:t>
      </w:r>
    </w:p>
    <w:p w14:paraId="045BC826" w14:textId="77777777" w:rsidR="00F11F46" w:rsidRDefault="00652FAD">
      <w:pPr>
        <w:spacing w:before="240" w:after="240"/>
      </w:pPr>
      <w:r>
        <w:t>Hemos identificado dos riesgos principales que podrían afectar el desarrollo del proyecto hasta esta segunda entrega:</w:t>
      </w:r>
    </w:p>
    <w:p w14:paraId="045BC827" w14:textId="77777777" w:rsidR="00F11F46" w:rsidRDefault="00652FAD">
      <w:pPr>
        <w:spacing w:before="240" w:after="240"/>
      </w:pPr>
      <w:r>
        <w:t>El riesgo sería la inconsistencia en los requisitos. Que al avanzar en la programación nos demos cuenta de que no entendimos bien una función pedida por la directora. Para poder mitigarlo se debe realizar validaciones constantes con los docentes de las tres materias y revisar las notas de la entrevista inicial antes de diseñar.</w:t>
      </w:r>
    </w:p>
    <w:p w14:paraId="045BC828" w14:textId="77777777" w:rsidR="00F11F46" w:rsidRDefault="00652FAD">
      <w:pPr>
        <w:spacing w:before="240" w:after="240"/>
      </w:pPr>
      <w:r>
        <w:t>El segundo riesgo serían las dificultades técnicas con la base de datos. Problemas al conectar el código de la aplicación con el servidor de base de datos para las operaciones CRUD. Para evitarlo debemos realizar pruebas de conexión tempranas y consultar material de apoyo de la materia de Bases de Datos II.</w:t>
      </w:r>
    </w:p>
    <w:p w14:paraId="045BC829" w14:textId="77777777" w:rsidR="00F11F46" w:rsidRDefault="00F11F46">
      <w:pPr>
        <w:spacing w:before="240" w:after="240"/>
      </w:pPr>
    </w:p>
    <w:p w14:paraId="045BC82A" w14:textId="77777777" w:rsidR="00F11F46" w:rsidRDefault="00F11F46">
      <w:pPr>
        <w:spacing w:before="240" w:after="240"/>
        <w:rPr>
          <w:b/>
          <w:bCs/>
        </w:rPr>
      </w:pPr>
    </w:p>
    <w:p w14:paraId="045BC82B" w14:textId="77777777" w:rsidR="00F11F46" w:rsidRDefault="00F11F46">
      <w:pPr>
        <w:spacing w:before="240" w:after="240"/>
        <w:rPr>
          <w:b/>
          <w:bCs/>
        </w:rPr>
      </w:pPr>
    </w:p>
    <w:p w14:paraId="045BC82C" w14:textId="77777777" w:rsidR="00F11F46" w:rsidRDefault="00F11F46">
      <w:pPr>
        <w:spacing w:before="240" w:after="240"/>
        <w:rPr>
          <w:b/>
          <w:bCs/>
        </w:rPr>
      </w:pPr>
    </w:p>
    <w:p w14:paraId="045BC82D" w14:textId="77777777" w:rsidR="00F11F46" w:rsidRDefault="00F11F46">
      <w:pPr>
        <w:spacing w:before="240" w:after="240"/>
        <w:rPr>
          <w:b/>
          <w:bCs/>
        </w:rPr>
      </w:pPr>
    </w:p>
    <w:p w14:paraId="045BC82E" w14:textId="77777777" w:rsidR="00F11F46" w:rsidRDefault="00F11F46">
      <w:pPr>
        <w:spacing w:before="240" w:after="240"/>
        <w:rPr>
          <w:b/>
          <w:bCs/>
        </w:rPr>
      </w:pPr>
    </w:p>
    <w:p w14:paraId="045BC82F" w14:textId="77777777" w:rsidR="00F11F46" w:rsidRDefault="00F11F46">
      <w:pPr>
        <w:spacing w:before="240" w:after="240"/>
        <w:rPr>
          <w:b/>
          <w:bCs/>
        </w:rPr>
      </w:pPr>
    </w:p>
    <w:p w14:paraId="045BC830" w14:textId="77777777" w:rsidR="00F11F46" w:rsidRDefault="00652FAD">
      <w:pPr>
        <w:pBdr>
          <w:top w:val="nil"/>
          <w:left w:val="nil"/>
          <w:bottom w:val="nil"/>
          <w:right w:val="nil"/>
          <w:between w:val="nil"/>
        </w:pBdr>
        <w:spacing w:line="276" w:lineRule="auto"/>
        <w:ind w:firstLine="0"/>
        <w:jc w:val="center"/>
        <w:rPr>
          <w:b/>
          <w:bCs/>
          <w:color w:val="000000"/>
        </w:rPr>
      </w:pPr>
      <w:bookmarkStart w:id="24" w:name="_heading=h.9qjir2vlxd1t" w:colFirst="0" w:colLast="0"/>
      <w:bookmarkEnd w:id="24"/>
      <w:r>
        <w:rPr>
          <w:b/>
          <w:bCs/>
          <w:color w:val="000000"/>
        </w:rPr>
        <w:lastRenderedPageBreak/>
        <w:t xml:space="preserve"> Análisis Requerimientos del Software</w:t>
      </w:r>
    </w:p>
    <w:p w14:paraId="045BC831" w14:textId="77777777" w:rsidR="00F11F46" w:rsidRDefault="00652FAD">
      <w:r>
        <w:t>El análisis de requerimientos permite definir las necesidades del usuario y las restricciones técnicas del software para garantizar que el desarrollo cumpla con las expectativas de la Licenciatura.</w:t>
      </w:r>
    </w:p>
    <w:p w14:paraId="045BC832" w14:textId="77777777" w:rsidR="00F11F46" w:rsidRDefault="00652FAD">
      <w:pPr>
        <w:pBdr>
          <w:top w:val="nil"/>
          <w:left w:val="nil"/>
          <w:bottom w:val="nil"/>
          <w:right w:val="nil"/>
          <w:between w:val="nil"/>
        </w:pBdr>
        <w:spacing w:before="240" w:after="240"/>
        <w:ind w:firstLine="0"/>
        <w:rPr>
          <w:b/>
          <w:bCs/>
          <w:color w:val="000000"/>
        </w:rPr>
      </w:pPr>
      <w:bookmarkStart w:id="25" w:name="_heading=h.xqxpn6ursttn" w:colFirst="0" w:colLast="0"/>
      <w:bookmarkEnd w:id="25"/>
      <w:r>
        <w:rPr>
          <w:b/>
          <w:bCs/>
          <w:color w:val="000000"/>
        </w:rPr>
        <w:t>Requisitos Funcionales (RF)</w:t>
      </w:r>
    </w:p>
    <w:p w14:paraId="045BC833" w14:textId="77777777" w:rsidR="00F11F46" w:rsidRDefault="00652FAD">
      <w:r>
        <w:t>Los requerimientos funcionales definen los servicios que el software debe proporcionar y cómo debe reaccionar ante entradas específicas.</w:t>
      </w:r>
    </w:p>
    <w:p w14:paraId="045BC834" w14:textId="77777777" w:rsidR="00F11F46" w:rsidRDefault="00652FAD">
      <w:pPr>
        <w:pBdr>
          <w:top w:val="nil"/>
          <w:left w:val="nil"/>
          <w:bottom w:val="nil"/>
          <w:right w:val="nil"/>
          <w:between w:val="nil"/>
        </w:pBdr>
        <w:spacing w:line="276" w:lineRule="auto"/>
        <w:ind w:firstLine="0"/>
        <w:rPr>
          <w:b/>
          <w:bCs/>
          <w:i/>
          <w:iCs/>
          <w:color w:val="000000"/>
        </w:rPr>
      </w:pPr>
      <w:bookmarkStart w:id="26" w:name="_heading=h.3865w3sfuv6b" w:colFirst="0" w:colLast="0"/>
      <w:bookmarkEnd w:id="26"/>
      <w:r>
        <w:rPr>
          <w:b/>
          <w:bCs/>
          <w:i/>
          <w:iCs/>
          <w:color w:val="000000"/>
        </w:rPr>
        <w:t>TABLA 1. Requerimientos Funcionales</w:t>
      </w:r>
    </w:p>
    <w:p w14:paraId="045BC835" w14:textId="77777777" w:rsidR="00F11F46" w:rsidRDefault="00F11F46">
      <w:pPr>
        <w:rPr>
          <w:b/>
          <w:bCs/>
        </w:rPr>
      </w:pPr>
    </w:p>
    <w:p w14:paraId="045BC836" w14:textId="77777777" w:rsidR="00F11F46" w:rsidRDefault="00F11F46">
      <w:pPr>
        <w:pBdr>
          <w:top w:val="nil"/>
          <w:left w:val="nil"/>
          <w:bottom w:val="nil"/>
          <w:right w:val="nil"/>
          <w:between w:val="nil"/>
        </w:pBdr>
        <w:spacing w:line="276" w:lineRule="auto"/>
        <w:ind w:firstLine="0"/>
        <w:rPr>
          <w:color w:val="000000"/>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Change w:id="27" w:author="Microsoft Word" w:date="2026-05-03T22:17:00Z" w16du:dateUtc="2026-05-04T03:17:00Z">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1080"/>
        <w:gridCol w:w="2955"/>
        <w:gridCol w:w="4965"/>
        <w:tblGridChange w:id="28">
          <w:tblGrid>
            <w:gridCol w:w="1080"/>
            <w:gridCol w:w="2955"/>
            <w:gridCol w:w="4965"/>
          </w:tblGrid>
        </w:tblGridChange>
      </w:tblGrid>
      <w:tr w:rsidR="00F11F46" w14:paraId="045BC83A" w14:textId="77777777">
        <w:trPr>
          <w:trHeight w:val="470"/>
          <w:trPrChange w:id="29" w:author="Microsoft Word" w:date="2026-05-03T22:17:00Z" w16du:dateUtc="2026-05-04T03:17:00Z">
            <w:trPr>
              <w:trHeight w:val="470"/>
            </w:trPr>
          </w:trPrChange>
        </w:trPr>
        <w:tc>
          <w:tcPr>
            <w:tcW w:w="1080" w:type="dxa"/>
            <w:tcMar>
              <w:top w:w="100" w:type="dxa"/>
              <w:left w:w="100" w:type="dxa"/>
              <w:bottom w:w="100" w:type="dxa"/>
              <w:right w:w="100" w:type="dxa"/>
            </w:tcMar>
            <w:tcPrChange w:id="30" w:author="Microsoft Word" w:date="2026-05-03T22:17:00Z" w16du:dateUtc="2026-05-04T03:17:00Z">
              <w:tcPr>
                <w:tcW w:w="1080" w:type="dxa"/>
                <w:tcMar>
                  <w:top w:w="100" w:type="dxa"/>
                  <w:left w:w="100" w:type="dxa"/>
                  <w:bottom w:w="100" w:type="dxa"/>
                  <w:right w:w="100" w:type="dxa"/>
                </w:tcMar>
              </w:tcPr>
            </w:tcPrChange>
          </w:tcPr>
          <w:p w14:paraId="045BC837" w14:textId="77777777" w:rsidR="00F11F46" w:rsidRDefault="00652FAD">
            <w:pPr>
              <w:pBdr>
                <w:top w:val="nil"/>
                <w:left w:val="nil"/>
                <w:bottom w:val="nil"/>
                <w:right w:val="nil"/>
                <w:between w:val="nil"/>
              </w:pBdr>
              <w:spacing w:line="276" w:lineRule="auto"/>
              <w:ind w:firstLine="0"/>
              <w:rPr>
                <w:b/>
                <w:bCs/>
                <w:color w:val="000000"/>
              </w:rPr>
            </w:pPr>
            <w:r>
              <w:rPr>
                <w:b/>
                <w:bCs/>
                <w:color w:val="000000"/>
                <w:sz w:val="20"/>
                <w:szCs w:val="20"/>
              </w:rPr>
              <w:t>CÓDIGO</w:t>
            </w:r>
          </w:p>
        </w:tc>
        <w:tc>
          <w:tcPr>
            <w:tcW w:w="2955" w:type="dxa"/>
            <w:tcMar>
              <w:top w:w="100" w:type="dxa"/>
              <w:left w:w="100" w:type="dxa"/>
              <w:bottom w:w="100" w:type="dxa"/>
              <w:right w:w="100" w:type="dxa"/>
            </w:tcMar>
            <w:tcPrChange w:id="31" w:author="Microsoft Word" w:date="2026-05-03T22:17:00Z" w16du:dateUtc="2026-05-04T03:17:00Z">
              <w:tcPr>
                <w:tcW w:w="2955" w:type="dxa"/>
                <w:tcMar>
                  <w:top w:w="100" w:type="dxa"/>
                  <w:left w:w="100" w:type="dxa"/>
                  <w:bottom w:w="100" w:type="dxa"/>
                  <w:right w:w="100" w:type="dxa"/>
                </w:tcMar>
              </w:tcPr>
            </w:tcPrChange>
          </w:tcPr>
          <w:p w14:paraId="045BC838" w14:textId="77777777" w:rsidR="00F11F46" w:rsidRDefault="00652FAD">
            <w:pPr>
              <w:pBdr>
                <w:top w:val="nil"/>
                <w:left w:val="nil"/>
                <w:bottom w:val="nil"/>
                <w:right w:val="nil"/>
                <w:between w:val="nil"/>
              </w:pBdr>
              <w:spacing w:line="276" w:lineRule="auto"/>
              <w:ind w:firstLine="0"/>
              <w:rPr>
                <w:b/>
                <w:bCs/>
                <w:color w:val="000000"/>
              </w:rPr>
            </w:pPr>
            <w:r>
              <w:rPr>
                <w:b/>
                <w:bCs/>
                <w:color w:val="000000"/>
              </w:rPr>
              <w:t>NOMBRE DEL REQUERIMIENTO</w:t>
            </w:r>
          </w:p>
        </w:tc>
        <w:tc>
          <w:tcPr>
            <w:tcW w:w="4965" w:type="dxa"/>
            <w:tcMar>
              <w:top w:w="100" w:type="dxa"/>
              <w:left w:w="100" w:type="dxa"/>
              <w:bottom w:w="100" w:type="dxa"/>
              <w:right w:w="100" w:type="dxa"/>
            </w:tcMar>
            <w:tcPrChange w:id="32" w:author="Microsoft Word" w:date="2026-05-03T22:17:00Z" w16du:dateUtc="2026-05-04T03:17:00Z">
              <w:tcPr>
                <w:tcW w:w="4965" w:type="dxa"/>
                <w:tcMar>
                  <w:top w:w="100" w:type="dxa"/>
                  <w:left w:w="100" w:type="dxa"/>
                  <w:bottom w:w="100" w:type="dxa"/>
                  <w:right w:w="100" w:type="dxa"/>
                </w:tcMar>
              </w:tcPr>
            </w:tcPrChange>
          </w:tcPr>
          <w:p w14:paraId="045BC839" w14:textId="77777777" w:rsidR="00F11F46" w:rsidRDefault="00652FAD">
            <w:pPr>
              <w:pBdr>
                <w:top w:val="nil"/>
                <w:left w:val="nil"/>
                <w:bottom w:val="nil"/>
                <w:right w:val="nil"/>
                <w:between w:val="nil"/>
              </w:pBdr>
              <w:spacing w:line="276" w:lineRule="auto"/>
              <w:ind w:firstLine="0"/>
              <w:rPr>
                <w:b/>
                <w:bCs/>
                <w:color w:val="000000"/>
              </w:rPr>
            </w:pPr>
            <w:r>
              <w:rPr>
                <w:b/>
                <w:bCs/>
                <w:color w:val="000000"/>
              </w:rPr>
              <w:t>DESCRIPCIÓN</w:t>
            </w:r>
          </w:p>
        </w:tc>
      </w:tr>
      <w:tr w:rsidR="00F11F46" w14:paraId="045BC83E" w14:textId="77777777">
        <w:tc>
          <w:tcPr>
            <w:tcW w:w="1080" w:type="dxa"/>
            <w:tcMar>
              <w:top w:w="100" w:type="dxa"/>
              <w:left w:w="100" w:type="dxa"/>
              <w:bottom w:w="100" w:type="dxa"/>
              <w:right w:w="100" w:type="dxa"/>
            </w:tcMar>
            <w:tcPrChange w:id="33" w:author="Microsoft Word" w:date="2026-05-03T22:17:00Z" w16du:dateUtc="2026-05-04T03:17:00Z">
              <w:tcPr>
                <w:tcW w:w="1080" w:type="dxa"/>
                <w:tcMar>
                  <w:top w:w="100" w:type="dxa"/>
                  <w:left w:w="100" w:type="dxa"/>
                  <w:bottom w:w="100" w:type="dxa"/>
                  <w:right w:w="100" w:type="dxa"/>
                </w:tcMar>
              </w:tcPr>
            </w:tcPrChange>
          </w:tcPr>
          <w:p w14:paraId="045BC83B" w14:textId="77777777" w:rsidR="00F11F46" w:rsidRDefault="00652FAD">
            <w:pPr>
              <w:pBdr>
                <w:top w:val="nil"/>
                <w:left w:val="nil"/>
                <w:bottom w:val="nil"/>
                <w:right w:val="nil"/>
                <w:between w:val="nil"/>
              </w:pBdr>
              <w:spacing w:line="276" w:lineRule="auto"/>
              <w:ind w:firstLine="0"/>
              <w:rPr>
                <w:b/>
                <w:bCs/>
                <w:color w:val="000000"/>
              </w:rPr>
            </w:pPr>
            <w:r>
              <w:rPr>
                <w:b/>
                <w:bCs/>
                <w:color w:val="000000"/>
              </w:rPr>
              <w:t>RF-01</w:t>
            </w:r>
          </w:p>
        </w:tc>
        <w:tc>
          <w:tcPr>
            <w:tcW w:w="2955" w:type="dxa"/>
            <w:tcMar>
              <w:top w:w="100" w:type="dxa"/>
              <w:left w:w="100" w:type="dxa"/>
              <w:bottom w:w="100" w:type="dxa"/>
              <w:right w:w="100" w:type="dxa"/>
            </w:tcMar>
            <w:tcPrChange w:id="34" w:author="Microsoft Word" w:date="2026-05-03T22:17:00Z" w16du:dateUtc="2026-05-04T03:17:00Z">
              <w:tcPr>
                <w:tcW w:w="2955" w:type="dxa"/>
                <w:tcMar>
                  <w:top w:w="100" w:type="dxa"/>
                  <w:left w:w="100" w:type="dxa"/>
                  <w:bottom w:w="100" w:type="dxa"/>
                  <w:right w:w="100" w:type="dxa"/>
                </w:tcMar>
              </w:tcPr>
            </w:tcPrChange>
          </w:tcPr>
          <w:p w14:paraId="045BC83C" w14:textId="77777777" w:rsidR="00F11F46" w:rsidRDefault="00652FAD">
            <w:pPr>
              <w:pBdr>
                <w:top w:val="nil"/>
                <w:left w:val="nil"/>
                <w:bottom w:val="nil"/>
                <w:right w:val="nil"/>
                <w:between w:val="nil"/>
              </w:pBdr>
              <w:spacing w:line="276" w:lineRule="auto"/>
              <w:ind w:firstLine="0"/>
              <w:rPr>
                <w:color w:val="000000"/>
              </w:rPr>
            </w:pPr>
            <w:r>
              <w:rPr>
                <w:color w:val="000000"/>
              </w:rPr>
              <w:t xml:space="preserve">Administración de Instituciones y Cupos </w:t>
            </w:r>
          </w:p>
        </w:tc>
        <w:tc>
          <w:tcPr>
            <w:tcW w:w="4965" w:type="dxa"/>
            <w:tcMar>
              <w:top w:w="100" w:type="dxa"/>
              <w:left w:w="100" w:type="dxa"/>
              <w:bottom w:w="100" w:type="dxa"/>
              <w:right w:w="100" w:type="dxa"/>
            </w:tcMar>
            <w:tcPrChange w:id="35" w:author="Microsoft Word" w:date="2026-05-03T22:17:00Z" w16du:dateUtc="2026-05-04T03:17:00Z">
              <w:tcPr>
                <w:tcW w:w="4965" w:type="dxa"/>
                <w:tcMar>
                  <w:top w:w="100" w:type="dxa"/>
                  <w:left w:w="100" w:type="dxa"/>
                  <w:bottom w:w="100" w:type="dxa"/>
                  <w:right w:w="100" w:type="dxa"/>
                </w:tcMar>
              </w:tcPr>
            </w:tcPrChange>
          </w:tcPr>
          <w:p w14:paraId="045BC83D" w14:textId="77777777" w:rsidR="00F11F46" w:rsidRDefault="00652FAD">
            <w:pPr>
              <w:pBdr>
                <w:top w:val="nil"/>
                <w:left w:val="nil"/>
                <w:bottom w:val="nil"/>
                <w:right w:val="nil"/>
                <w:between w:val="nil"/>
              </w:pBdr>
              <w:spacing w:line="276" w:lineRule="auto"/>
              <w:ind w:firstLine="0"/>
              <w:rPr>
                <w:color w:val="000000"/>
              </w:rPr>
            </w:pPr>
            <w:r>
              <w:rPr>
                <w:color w:val="000000"/>
              </w:rPr>
              <w:t>El software debe gestionar las plazas de práctica. Se extraerá el NIT, nombre de la institución, dirección, correo, cupos. El s</w:t>
            </w:r>
            <w:r>
              <w:t>oftware</w:t>
            </w:r>
            <w:r>
              <w:rPr>
                <w:color w:val="000000"/>
              </w:rPr>
              <w:t xml:space="preserve"> debe confirmar el estado del convenio para filtrar solo instituciones vigentes. </w:t>
            </w:r>
          </w:p>
        </w:tc>
      </w:tr>
      <w:tr w:rsidR="00F11F46" w14:paraId="045BC842" w14:textId="77777777">
        <w:tc>
          <w:tcPr>
            <w:tcW w:w="1080" w:type="dxa"/>
            <w:tcMar>
              <w:top w:w="100" w:type="dxa"/>
              <w:left w:w="100" w:type="dxa"/>
              <w:bottom w:w="100" w:type="dxa"/>
              <w:right w:w="100" w:type="dxa"/>
            </w:tcMar>
            <w:tcPrChange w:id="36" w:author="Microsoft Word" w:date="2026-05-03T22:17:00Z" w16du:dateUtc="2026-05-04T03:17:00Z">
              <w:tcPr>
                <w:tcW w:w="1080" w:type="dxa"/>
                <w:tcMar>
                  <w:top w:w="100" w:type="dxa"/>
                  <w:left w:w="100" w:type="dxa"/>
                  <w:bottom w:w="100" w:type="dxa"/>
                  <w:right w:w="100" w:type="dxa"/>
                </w:tcMar>
              </w:tcPr>
            </w:tcPrChange>
          </w:tcPr>
          <w:p w14:paraId="045BC83F" w14:textId="77777777" w:rsidR="00F11F46" w:rsidRDefault="00652FAD">
            <w:pPr>
              <w:pBdr>
                <w:top w:val="nil"/>
                <w:left w:val="nil"/>
                <w:bottom w:val="nil"/>
                <w:right w:val="nil"/>
                <w:between w:val="nil"/>
              </w:pBdr>
              <w:spacing w:line="276" w:lineRule="auto"/>
              <w:ind w:firstLine="0"/>
              <w:rPr>
                <w:b/>
                <w:bCs/>
                <w:color w:val="000000"/>
              </w:rPr>
            </w:pPr>
            <w:r>
              <w:rPr>
                <w:b/>
                <w:bCs/>
                <w:color w:val="000000"/>
              </w:rPr>
              <w:t>RF-02</w:t>
            </w:r>
          </w:p>
        </w:tc>
        <w:tc>
          <w:tcPr>
            <w:tcW w:w="2955" w:type="dxa"/>
            <w:tcMar>
              <w:top w:w="100" w:type="dxa"/>
              <w:left w:w="100" w:type="dxa"/>
              <w:bottom w:w="100" w:type="dxa"/>
              <w:right w:w="100" w:type="dxa"/>
            </w:tcMar>
            <w:tcPrChange w:id="37" w:author="Microsoft Word" w:date="2026-05-03T22:17:00Z" w16du:dateUtc="2026-05-04T03:17:00Z">
              <w:tcPr>
                <w:tcW w:w="2955" w:type="dxa"/>
                <w:tcMar>
                  <w:top w:w="100" w:type="dxa"/>
                  <w:left w:w="100" w:type="dxa"/>
                  <w:bottom w:w="100" w:type="dxa"/>
                  <w:right w:w="100" w:type="dxa"/>
                </w:tcMar>
              </w:tcPr>
            </w:tcPrChange>
          </w:tcPr>
          <w:p w14:paraId="045BC840" w14:textId="77777777" w:rsidR="00F11F46" w:rsidRDefault="00652FAD">
            <w:pPr>
              <w:pBdr>
                <w:top w:val="nil"/>
                <w:left w:val="nil"/>
                <w:bottom w:val="nil"/>
                <w:right w:val="nil"/>
                <w:between w:val="nil"/>
              </w:pBdr>
              <w:spacing w:line="276" w:lineRule="auto"/>
              <w:ind w:firstLine="0"/>
              <w:rPr>
                <w:color w:val="000000"/>
              </w:rPr>
            </w:pPr>
            <w:r>
              <w:rPr>
                <w:color w:val="000000"/>
              </w:rPr>
              <w:t xml:space="preserve">Carga y Validación de Soportes Digitales </w:t>
            </w:r>
          </w:p>
        </w:tc>
        <w:tc>
          <w:tcPr>
            <w:tcW w:w="4965" w:type="dxa"/>
            <w:tcMar>
              <w:top w:w="100" w:type="dxa"/>
              <w:left w:w="100" w:type="dxa"/>
              <w:bottom w:w="100" w:type="dxa"/>
              <w:right w:w="100" w:type="dxa"/>
            </w:tcMar>
            <w:tcPrChange w:id="38" w:author="Microsoft Word" w:date="2026-05-03T22:17:00Z" w16du:dateUtc="2026-05-04T03:17:00Z">
              <w:tcPr>
                <w:tcW w:w="4965" w:type="dxa"/>
                <w:tcMar>
                  <w:top w:w="100" w:type="dxa"/>
                  <w:left w:w="100" w:type="dxa"/>
                  <w:bottom w:w="100" w:type="dxa"/>
                  <w:right w:w="100" w:type="dxa"/>
                </w:tcMar>
              </w:tcPr>
            </w:tcPrChange>
          </w:tcPr>
          <w:p w14:paraId="045BC841" w14:textId="77777777" w:rsidR="00F11F46" w:rsidRDefault="00652FAD">
            <w:pPr>
              <w:pBdr>
                <w:top w:val="nil"/>
                <w:left w:val="nil"/>
                <w:bottom w:val="nil"/>
                <w:right w:val="nil"/>
                <w:between w:val="nil"/>
              </w:pBdr>
              <w:spacing w:line="276" w:lineRule="auto"/>
              <w:ind w:firstLine="0"/>
              <w:rPr>
                <w:color w:val="000000"/>
              </w:rPr>
            </w:pPr>
            <w:r>
              <w:rPr>
                <w:color w:val="000000"/>
              </w:rPr>
              <w:t>El s</w:t>
            </w:r>
            <w:r>
              <w:t>oftware</w:t>
            </w:r>
            <w:r>
              <w:rPr>
                <w:color w:val="000000"/>
              </w:rPr>
              <w:t xml:space="preserve"> debe gestionar la legalización documental. Se extraerá qué tipo de documentos es, fecha en la que se subió el documento y la ruta del archivo. El director extraerá el estado del documento para validar o rechazar, lo que permitirá actualizar el campo para habilitar la asignación del estudiante. </w:t>
            </w:r>
          </w:p>
        </w:tc>
      </w:tr>
      <w:tr w:rsidR="00F11F46" w14:paraId="045BC846" w14:textId="77777777">
        <w:tc>
          <w:tcPr>
            <w:tcW w:w="1080" w:type="dxa"/>
            <w:tcMar>
              <w:top w:w="100" w:type="dxa"/>
              <w:left w:w="100" w:type="dxa"/>
              <w:bottom w:w="100" w:type="dxa"/>
              <w:right w:w="100" w:type="dxa"/>
            </w:tcMar>
            <w:tcPrChange w:id="39" w:author="Microsoft Word" w:date="2026-05-03T22:17:00Z" w16du:dateUtc="2026-05-04T03:17:00Z">
              <w:tcPr>
                <w:tcW w:w="1080" w:type="dxa"/>
                <w:tcMar>
                  <w:top w:w="100" w:type="dxa"/>
                  <w:left w:w="100" w:type="dxa"/>
                  <w:bottom w:w="100" w:type="dxa"/>
                  <w:right w:w="100" w:type="dxa"/>
                </w:tcMar>
              </w:tcPr>
            </w:tcPrChange>
          </w:tcPr>
          <w:p w14:paraId="045BC843" w14:textId="77777777" w:rsidR="00F11F46" w:rsidRDefault="00652FAD">
            <w:pPr>
              <w:pBdr>
                <w:top w:val="nil"/>
                <w:left w:val="nil"/>
                <w:bottom w:val="nil"/>
                <w:right w:val="nil"/>
                <w:between w:val="nil"/>
              </w:pBdr>
              <w:spacing w:line="276" w:lineRule="auto"/>
              <w:ind w:firstLine="0"/>
              <w:rPr>
                <w:b/>
                <w:bCs/>
                <w:color w:val="000000"/>
              </w:rPr>
            </w:pPr>
            <w:r>
              <w:rPr>
                <w:b/>
                <w:bCs/>
                <w:color w:val="000000"/>
              </w:rPr>
              <w:t>RF-03</w:t>
            </w:r>
          </w:p>
        </w:tc>
        <w:tc>
          <w:tcPr>
            <w:tcW w:w="2955" w:type="dxa"/>
            <w:tcMar>
              <w:top w:w="100" w:type="dxa"/>
              <w:left w:w="100" w:type="dxa"/>
              <w:bottom w:w="100" w:type="dxa"/>
              <w:right w:w="100" w:type="dxa"/>
            </w:tcMar>
            <w:tcPrChange w:id="40" w:author="Microsoft Word" w:date="2026-05-03T22:17:00Z" w16du:dateUtc="2026-05-04T03:17:00Z">
              <w:tcPr>
                <w:tcW w:w="2955" w:type="dxa"/>
                <w:tcMar>
                  <w:top w:w="100" w:type="dxa"/>
                  <w:left w:w="100" w:type="dxa"/>
                  <w:bottom w:w="100" w:type="dxa"/>
                  <w:right w:w="100" w:type="dxa"/>
                </w:tcMar>
              </w:tcPr>
            </w:tcPrChange>
          </w:tcPr>
          <w:p w14:paraId="045BC844" w14:textId="77777777" w:rsidR="00F11F46" w:rsidRDefault="00652FAD">
            <w:pPr>
              <w:pBdr>
                <w:top w:val="nil"/>
                <w:left w:val="nil"/>
                <w:bottom w:val="nil"/>
                <w:right w:val="nil"/>
                <w:between w:val="nil"/>
              </w:pBdr>
              <w:spacing w:line="276" w:lineRule="auto"/>
              <w:ind w:firstLine="0"/>
              <w:rPr>
                <w:color w:val="000000"/>
              </w:rPr>
            </w:pPr>
            <w:r>
              <w:rPr>
                <w:color w:val="000000"/>
              </w:rPr>
              <w:t xml:space="preserve">Postulación y Selección de Plazas </w:t>
            </w:r>
          </w:p>
        </w:tc>
        <w:tc>
          <w:tcPr>
            <w:tcW w:w="4965" w:type="dxa"/>
            <w:tcMar>
              <w:top w:w="100" w:type="dxa"/>
              <w:left w:w="100" w:type="dxa"/>
              <w:bottom w:w="100" w:type="dxa"/>
              <w:right w:w="100" w:type="dxa"/>
            </w:tcMar>
            <w:tcPrChange w:id="41" w:author="Microsoft Word" w:date="2026-05-03T22:17:00Z" w16du:dateUtc="2026-05-04T03:17:00Z">
              <w:tcPr>
                <w:tcW w:w="4965" w:type="dxa"/>
                <w:tcMar>
                  <w:top w:w="100" w:type="dxa"/>
                  <w:left w:w="100" w:type="dxa"/>
                  <w:bottom w:w="100" w:type="dxa"/>
                  <w:right w:w="100" w:type="dxa"/>
                </w:tcMar>
              </w:tcPr>
            </w:tcPrChange>
          </w:tcPr>
          <w:p w14:paraId="045BC845" w14:textId="77777777" w:rsidR="00F11F46" w:rsidRDefault="00652FAD">
            <w:pPr>
              <w:pBdr>
                <w:top w:val="nil"/>
                <w:left w:val="nil"/>
                <w:bottom w:val="nil"/>
                <w:right w:val="nil"/>
                <w:between w:val="nil"/>
              </w:pBdr>
              <w:spacing w:line="276" w:lineRule="auto"/>
              <w:ind w:firstLine="0"/>
              <w:rPr>
                <w:color w:val="000000"/>
              </w:rPr>
            </w:pPr>
            <w:r>
              <w:rPr>
                <w:color w:val="000000"/>
              </w:rPr>
              <w:t>El software debe permitir al estudiante habilitado elegir sus preferencias. Se extraerán los identificadores para la opción 1 y opción 2 vinculados a la tabla de Instituciones ya registradas. El s</w:t>
            </w:r>
            <w:r>
              <w:t>oftware</w:t>
            </w:r>
            <w:r>
              <w:rPr>
                <w:color w:val="000000"/>
              </w:rPr>
              <w:t xml:space="preserve"> validará el estado de la selección para informar al alumno el avance de su trámite. </w:t>
            </w:r>
          </w:p>
        </w:tc>
      </w:tr>
      <w:tr w:rsidR="00F11F46" w14:paraId="045BC84A" w14:textId="77777777">
        <w:tc>
          <w:tcPr>
            <w:tcW w:w="1080" w:type="dxa"/>
            <w:tcMar>
              <w:top w:w="100" w:type="dxa"/>
              <w:left w:w="100" w:type="dxa"/>
              <w:bottom w:w="100" w:type="dxa"/>
              <w:right w:w="100" w:type="dxa"/>
            </w:tcMar>
            <w:tcPrChange w:id="42" w:author="Microsoft Word" w:date="2026-05-03T22:17:00Z" w16du:dateUtc="2026-05-04T03:17:00Z">
              <w:tcPr>
                <w:tcW w:w="1080" w:type="dxa"/>
                <w:tcMar>
                  <w:top w:w="100" w:type="dxa"/>
                  <w:left w:w="100" w:type="dxa"/>
                  <w:bottom w:w="100" w:type="dxa"/>
                  <w:right w:w="100" w:type="dxa"/>
                </w:tcMar>
              </w:tcPr>
            </w:tcPrChange>
          </w:tcPr>
          <w:p w14:paraId="045BC847" w14:textId="77777777" w:rsidR="00F11F46" w:rsidRDefault="00652FAD">
            <w:pPr>
              <w:pBdr>
                <w:top w:val="nil"/>
                <w:left w:val="nil"/>
                <w:bottom w:val="nil"/>
                <w:right w:val="nil"/>
                <w:between w:val="nil"/>
              </w:pBdr>
              <w:spacing w:line="276" w:lineRule="auto"/>
              <w:ind w:firstLine="0"/>
              <w:rPr>
                <w:b/>
                <w:bCs/>
                <w:color w:val="000000"/>
              </w:rPr>
            </w:pPr>
            <w:r>
              <w:rPr>
                <w:b/>
                <w:bCs/>
                <w:color w:val="000000"/>
              </w:rPr>
              <w:lastRenderedPageBreak/>
              <w:t>RF-04</w:t>
            </w:r>
          </w:p>
        </w:tc>
        <w:tc>
          <w:tcPr>
            <w:tcW w:w="2955" w:type="dxa"/>
            <w:tcMar>
              <w:top w:w="100" w:type="dxa"/>
              <w:left w:w="100" w:type="dxa"/>
              <w:bottom w:w="100" w:type="dxa"/>
              <w:right w:w="100" w:type="dxa"/>
            </w:tcMar>
            <w:tcPrChange w:id="43" w:author="Microsoft Word" w:date="2026-05-03T22:17:00Z" w16du:dateUtc="2026-05-04T03:17:00Z">
              <w:tcPr>
                <w:tcW w:w="2955" w:type="dxa"/>
                <w:tcMar>
                  <w:top w:w="100" w:type="dxa"/>
                  <w:left w:w="100" w:type="dxa"/>
                  <w:bottom w:w="100" w:type="dxa"/>
                  <w:right w:w="100" w:type="dxa"/>
                </w:tcMar>
              </w:tcPr>
            </w:tcPrChange>
          </w:tcPr>
          <w:p w14:paraId="045BC848" w14:textId="77777777" w:rsidR="00F11F46" w:rsidRDefault="00652FAD">
            <w:pPr>
              <w:pBdr>
                <w:top w:val="nil"/>
                <w:left w:val="nil"/>
                <w:bottom w:val="nil"/>
                <w:right w:val="nil"/>
                <w:between w:val="nil"/>
              </w:pBdr>
              <w:spacing w:line="276" w:lineRule="auto"/>
              <w:ind w:firstLine="0"/>
              <w:rPr>
                <w:color w:val="000000"/>
              </w:rPr>
            </w:pPr>
            <w:r>
              <w:rPr>
                <w:color w:val="000000"/>
              </w:rPr>
              <w:t xml:space="preserve">Formalización de la Asignación de Práctica </w:t>
            </w:r>
          </w:p>
        </w:tc>
        <w:tc>
          <w:tcPr>
            <w:tcW w:w="4965" w:type="dxa"/>
            <w:tcMar>
              <w:top w:w="100" w:type="dxa"/>
              <w:left w:w="100" w:type="dxa"/>
              <w:bottom w:w="100" w:type="dxa"/>
              <w:right w:w="100" w:type="dxa"/>
            </w:tcMar>
            <w:tcPrChange w:id="44" w:author="Microsoft Word" w:date="2026-05-03T22:17:00Z" w16du:dateUtc="2026-05-04T03:17:00Z">
              <w:tcPr>
                <w:tcW w:w="4965" w:type="dxa"/>
                <w:tcMar>
                  <w:top w:w="100" w:type="dxa"/>
                  <w:left w:w="100" w:type="dxa"/>
                  <w:bottom w:w="100" w:type="dxa"/>
                  <w:right w:w="100" w:type="dxa"/>
                </w:tcMar>
              </w:tcPr>
            </w:tcPrChange>
          </w:tcPr>
          <w:p w14:paraId="045BC849" w14:textId="77777777" w:rsidR="00F11F46" w:rsidRDefault="00652FAD">
            <w:pPr>
              <w:pBdr>
                <w:top w:val="nil"/>
                <w:left w:val="nil"/>
                <w:bottom w:val="nil"/>
                <w:right w:val="nil"/>
                <w:between w:val="nil"/>
              </w:pBdr>
              <w:spacing w:line="276" w:lineRule="auto"/>
              <w:ind w:firstLine="0"/>
              <w:rPr>
                <w:color w:val="000000"/>
              </w:rPr>
            </w:pPr>
            <w:r>
              <w:rPr>
                <w:color w:val="000000"/>
              </w:rPr>
              <w:t>El s</w:t>
            </w:r>
            <w:r>
              <w:t>oftware</w:t>
            </w:r>
            <w:r>
              <w:rPr>
                <w:color w:val="000000"/>
              </w:rPr>
              <w:t xml:space="preserve"> debe consolidar el nodo central de la práctica. Se extraerá el vínculo entre el Estudiante, la Institución Receptora asignada, el Docente Supervisor y el Asesor asignados. Además, se capturará el periodo académico y el estado de la asignación para el seguimiento académico.</w:t>
            </w:r>
          </w:p>
        </w:tc>
      </w:tr>
    </w:tbl>
    <w:p w14:paraId="045BC84B" w14:textId="77777777" w:rsidR="00F11F46" w:rsidRDefault="00F11F46"/>
    <w:p w14:paraId="045BC84C" w14:textId="77777777" w:rsidR="00F11F46" w:rsidRDefault="00652FAD">
      <w:pPr>
        <w:pBdr>
          <w:top w:val="nil"/>
          <w:left w:val="nil"/>
          <w:bottom w:val="nil"/>
          <w:right w:val="nil"/>
          <w:between w:val="nil"/>
        </w:pBdr>
        <w:spacing w:before="240" w:after="240"/>
        <w:ind w:firstLine="0"/>
        <w:rPr>
          <w:b/>
          <w:bCs/>
          <w:color w:val="000000"/>
        </w:rPr>
      </w:pPr>
      <w:bookmarkStart w:id="45" w:name="_heading=h.6c6uqhh2m3e5" w:colFirst="0" w:colLast="0"/>
      <w:bookmarkEnd w:id="45"/>
      <w:r>
        <w:rPr>
          <w:b/>
          <w:bCs/>
          <w:color w:val="000000"/>
        </w:rPr>
        <w:t>Requisitos no Funcionales (RNF)</w:t>
      </w:r>
    </w:p>
    <w:p w14:paraId="045BC84D" w14:textId="77777777" w:rsidR="00F11F46" w:rsidRDefault="00652FAD">
      <w:r>
        <w:t>Los requerimientos no funcionales definen los criterios de operación y calidad del software.</w:t>
      </w:r>
    </w:p>
    <w:p w14:paraId="045BC84E" w14:textId="77777777" w:rsidR="00F11F46" w:rsidRDefault="00652FAD">
      <w:pPr>
        <w:pBdr>
          <w:top w:val="nil"/>
          <w:left w:val="nil"/>
          <w:bottom w:val="nil"/>
          <w:right w:val="nil"/>
          <w:between w:val="nil"/>
        </w:pBdr>
        <w:spacing w:line="276" w:lineRule="auto"/>
        <w:ind w:firstLine="0"/>
        <w:rPr>
          <w:b/>
          <w:bCs/>
          <w:i/>
          <w:iCs/>
          <w:color w:val="000000"/>
        </w:rPr>
      </w:pPr>
      <w:bookmarkStart w:id="46" w:name="_heading=h.1wvr03upmiz" w:colFirst="0" w:colLast="0"/>
      <w:bookmarkEnd w:id="46"/>
      <w:r>
        <w:rPr>
          <w:b/>
          <w:bCs/>
          <w:i/>
          <w:iCs/>
          <w:color w:val="000000"/>
        </w:rPr>
        <w:t>TABLA 2 Requerimientos no funcionales</w:t>
      </w:r>
    </w:p>
    <w:p w14:paraId="045BC84F" w14:textId="77777777" w:rsidR="00F11F46" w:rsidRDefault="00F11F46">
      <w:pPr>
        <w:ind w:firstLine="0"/>
        <w:rPr>
          <w:i/>
          <w:iCs/>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Change w:id="47" w:author="Microsoft Word" w:date="2026-05-03T22:17:00Z" w16du:dateUtc="2026-05-04T03:17:00Z">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1035"/>
        <w:gridCol w:w="2250"/>
        <w:gridCol w:w="5715"/>
        <w:tblGridChange w:id="48">
          <w:tblGrid>
            <w:gridCol w:w="1035"/>
            <w:gridCol w:w="2250"/>
            <w:gridCol w:w="5715"/>
          </w:tblGrid>
        </w:tblGridChange>
      </w:tblGrid>
      <w:tr w:rsidR="00F11F46" w14:paraId="045BC853" w14:textId="77777777">
        <w:tc>
          <w:tcPr>
            <w:tcW w:w="1035" w:type="dxa"/>
            <w:tcMar>
              <w:top w:w="100" w:type="dxa"/>
              <w:left w:w="100" w:type="dxa"/>
              <w:bottom w:w="100" w:type="dxa"/>
              <w:right w:w="100" w:type="dxa"/>
            </w:tcMar>
            <w:tcPrChange w:id="49" w:author="Microsoft Word" w:date="2026-05-03T22:17:00Z" w16du:dateUtc="2026-05-04T03:17:00Z">
              <w:tcPr>
                <w:tcW w:w="1035" w:type="dxa"/>
                <w:tcMar>
                  <w:top w:w="100" w:type="dxa"/>
                  <w:left w:w="100" w:type="dxa"/>
                  <w:bottom w:w="100" w:type="dxa"/>
                  <w:right w:w="100" w:type="dxa"/>
                </w:tcMar>
              </w:tcPr>
            </w:tcPrChange>
          </w:tcPr>
          <w:p w14:paraId="045BC850" w14:textId="77777777" w:rsidR="00F11F46" w:rsidRDefault="00652FAD">
            <w:pPr>
              <w:pBdr>
                <w:top w:val="nil"/>
                <w:left w:val="nil"/>
                <w:bottom w:val="nil"/>
                <w:right w:val="nil"/>
                <w:between w:val="nil"/>
              </w:pBdr>
              <w:spacing w:line="276" w:lineRule="auto"/>
              <w:ind w:firstLine="0"/>
              <w:rPr>
                <w:b/>
                <w:bCs/>
                <w:color w:val="000000"/>
              </w:rPr>
            </w:pPr>
            <w:r>
              <w:rPr>
                <w:b/>
                <w:bCs/>
                <w:color w:val="000000"/>
                <w:sz w:val="20"/>
                <w:szCs w:val="20"/>
              </w:rPr>
              <w:t>CÓDIGO</w:t>
            </w:r>
          </w:p>
        </w:tc>
        <w:tc>
          <w:tcPr>
            <w:tcW w:w="2250" w:type="dxa"/>
            <w:tcMar>
              <w:top w:w="100" w:type="dxa"/>
              <w:left w:w="100" w:type="dxa"/>
              <w:bottom w:w="100" w:type="dxa"/>
              <w:right w:w="100" w:type="dxa"/>
            </w:tcMar>
            <w:tcPrChange w:id="50" w:author="Microsoft Word" w:date="2026-05-03T22:17:00Z" w16du:dateUtc="2026-05-04T03:17:00Z">
              <w:tcPr>
                <w:tcW w:w="2250" w:type="dxa"/>
                <w:tcMar>
                  <w:top w:w="100" w:type="dxa"/>
                  <w:left w:w="100" w:type="dxa"/>
                  <w:bottom w:w="100" w:type="dxa"/>
                  <w:right w:w="100" w:type="dxa"/>
                </w:tcMar>
              </w:tcPr>
            </w:tcPrChange>
          </w:tcPr>
          <w:p w14:paraId="045BC851" w14:textId="77777777" w:rsidR="00F11F46" w:rsidRDefault="00652FAD">
            <w:pPr>
              <w:pBdr>
                <w:top w:val="nil"/>
                <w:left w:val="nil"/>
                <w:bottom w:val="nil"/>
                <w:right w:val="nil"/>
                <w:between w:val="nil"/>
              </w:pBdr>
              <w:spacing w:line="276" w:lineRule="auto"/>
              <w:ind w:firstLine="0"/>
              <w:rPr>
                <w:b/>
                <w:bCs/>
                <w:color w:val="000000"/>
              </w:rPr>
            </w:pPr>
            <w:r>
              <w:rPr>
                <w:b/>
                <w:bCs/>
                <w:color w:val="000000"/>
              </w:rPr>
              <w:t>CATEGORÍA</w:t>
            </w:r>
          </w:p>
        </w:tc>
        <w:tc>
          <w:tcPr>
            <w:tcW w:w="5715" w:type="dxa"/>
            <w:tcMar>
              <w:top w:w="100" w:type="dxa"/>
              <w:left w:w="100" w:type="dxa"/>
              <w:bottom w:w="100" w:type="dxa"/>
              <w:right w:w="100" w:type="dxa"/>
            </w:tcMar>
            <w:tcPrChange w:id="51" w:author="Microsoft Word" w:date="2026-05-03T22:17:00Z" w16du:dateUtc="2026-05-04T03:17:00Z">
              <w:tcPr>
                <w:tcW w:w="5715" w:type="dxa"/>
                <w:tcMar>
                  <w:top w:w="100" w:type="dxa"/>
                  <w:left w:w="100" w:type="dxa"/>
                  <w:bottom w:w="100" w:type="dxa"/>
                  <w:right w:w="100" w:type="dxa"/>
                </w:tcMar>
              </w:tcPr>
            </w:tcPrChange>
          </w:tcPr>
          <w:p w14:paraId="045BC852" w14:textId="77777777" w:rsidR="00F11F46" w:rsidRDefault="00652FAD">
            <w:pPr>
              <w:pBdr>
                <w:top w:val="nil"/>
                <w:left w:val="nil"/>
                <w:bottom w:val="nil"/>
                <w:right w:val="nil"/>
                <w:between w:val="nil"/>
              </w:pBdr>
              <w:spacing w:line="276" w:lineRule="auto"/>
              <w:ind w:firstLine="0"/>
              <w:rPr>
                <w:b/>
                <w:bCs/>
                <w:color w:val="000000"/>
              </w:rPr>
            </w:pPr>
            <w:r>
              <w:rPr>
                <w:b/>
                <w:bCs/>
                <w:color w:val="000000"/>
              </w:rPr>
              <w:t>DESCRIPCIÓN</w:t>
            </w:r>
          </w:p>
        </w:tc>
      </w:tr>
      <w:tr w:rsidR="00F11F46" w14:paraId="045BC857" w14:textId="77777777">
        <w:tc>
          <w:tcPr>
            <w:tcW w:w="1035" w:type="dxa"/>
            <w:tcMar>
              <w:top w:w="100" w:type="dxa"/>
              <w:left w:w="100" w:type="dxa"/>
              <w:bottom w:w="100" w:type="dxa"/>
              <w:right w:w="100" w:type="dxa"/>
            </w:tcMar>
            <w:tcPrChange w:id="52" w:author="Microsoft Word" w:date="2026-05-03T22:17:00Z" w16du:dateUtc="2026-05-04T03:17:00Z">
              <w:tcPr>
                <w:tcW w:w="1035" w:type="dxa"/>
                <w:tcMar>
                  <w:top w:w="100" w:type="dxa"/>
                  <w:left w:w="100" w:type="dxa"/>
                  <w:bottom w:w="100" w:type="dxa"/>
                  <w:right w:w="100" w:type="dxa"/>
                </w:tcMar>
              </w:tcPr>
            </w:tcPrChange>
          </w:tcPr>
          <w:p w14:paraId="045BC854" w14:textId="77777777" w:rsidR="00F11F46" w:rsidRDefault="00652FAD">
            <w:pPr>
              <w:pBdr>
                <w:top w:val="nil"/>
                <w:left w:val="nil"/>
                <w:bottom w:val="nil"/>
                <w:right w:val="nil"/>
                <w:between w:val="nil"/>
              </w:pBdr>
              <w:spacing w:line="276" w:lineRule="auto"/>
              <w:ind w:firstLine="0"/>
              <w:rPr>
                <w:b/>
                <w:bCs/>
                <w:color w:val="000000"/>
              </w:rPr>
            </w:pPr>
            <w:r>
              <w:rPr>
                <w:b/>
                <w:bCs/>
                <w:color w:val="000000"/>
              </w:rPr>
              <w:t xml:space="preserve">RNF-01 </w:t>
            </w:r>
          </w:p>
        </w:tc>
        <w:tc>
          <w:tcPr>
            <w:tcW w:w="2250" w:type="dxa"/>
            <w:tcMar>
              <w:top w:w="100" w:type="dxa"/>
              <w:left w:w="100" w:type="dxa"/>
              <w:bottom w:w="100" w:type="dxa"/>
              <w:right w:w="100" w:type="dxa"/>
            </w:tcMar>
            <w:tcPrChange w:id="53" w:author="Microsoft Word" w:date="2026-05-03T22:17:00Z" w16du:dateUtc="2026-05-04T03:17:00Z">
              <w:tcPr>
                <w:tcW w:w="2250" w:type="dxa"/>
                <w:tcMar>
                  <w:top w:w="100" w:type="dxa"/>
                  <w:left w:w="100" w:type="dxa"/>
                  <w:bottom w:w="100" w:type="dxa"/>
                  <w:right w:w="100" w:type="dxa"/>
                </w:tcMar>
              </w:tcPr>
            </w:tcPrChange>
          </w:tcPr>
          <w:p w14:paraId="045BC855" w14:textId="77777777" w:rsidR="00F11F46" w:rsidRDefault="00652FAD">
            <w:pPr>
              <w:pBdr>
                <w:top w:val="nil"/>
                <w:left w:val="nil"/>
                <w:bottom w:val="nil"/>
                <w:right w:val="nil"/>
                <w:between w:val="nil"/>
              </w:pBdr>
              <w:spacing w:line="276" w:lineRule="auto"/>
              <w:ind w:firstLine="0"/>
              <w:rPr>
                <w:color w:val="000000"/>
              </w:rPr>
            </w:pPr>
            <w:r>
              <w:rPr>
                <w:color w:val="000000"/>
              </w:rPr>
              <w:t xml:space="preserve">Gestión Integral de Usuarios y Roles </w:t>
            </w:r>
          </w:p>
        </w:tc>
        <w:tc>
          <w:tcPr>
            <w:tcW w:w="5715" w:type="dxa"/>
            <w:tcMar>
              <w:top w:w="100" w:type="dxa"/>
              <w:left w:w="100" w:type="dxa"/>
              <w:bottom w:w="100" w:type="dxa"/>
              <w:right w:w="100" w:type="dxa"/>
            </w:tcMar>
            <w:tcPrChange w:id="54" w:author="Microsoft Word" w:date="2026-05-03T22:17:00Z" w16du:dateUtc="2026-05-04T03:17:00Z">
              <w:tcPr>
                <w:tcW w:w="5715" w:type="dxa"/>
                <w:tcMar>
                  <w:top w:w="100" w:type="dxa"/>
                  <w:left w:w="100" w:type="dxa"/>
                  <w:bottom w:w="100" w:type="dxa"/>
                  <w:right w:w="100" w:type="dxa"/>
                </w:tcMar>
              </w:tcPr>
            </w:tcPrChange>
          </w:tcPr>
          <w:p w14:paraId="045BC856" w14:textId="77777777" w:rsidR="00F11F46" w:rsidRDefault="00652FAD">
            <w:pPr>
              <w:pBdr>
                <w:top w:val="nil"/>
                <w:left w:val="nil"/>
                <w:bottom w:val="nil"/>
                <w:right w:val="nil"/>
                <w:between w:val="nil"/>
              </w:pBdr>
              <w:spacing w:line="276" w:lineRule="auto"/>
              <w:ind w:firstLine="0"/>
              <w:rPr>
                <w:color w:val="000000"/>
              </w:rPr>
            </w:pPr>
            <w:r>
              <w:rPr>
                <w:color w:val="000000"/>
              </w:rPr>
              <w:t xml:space="preserve">El software debe permitir al director la administración de actores. Se extraerá la Cédula, Nombre, Apellido, Correo, Rol (director, Estudiante, Docente, Asesor) y Programa Académico. Permitirá la validación del Estado del usuario para activar o inactivar accesos. </w:t>
            </w:r>
          </w:p>
        </w:tc>
      </w:tr>
      <w:tr w:rsidR="00F11F46" w14:paraId="045BC85B" w14:textId="77777777">
        <w:tc>
          <w:tcPr>
            <w:tcW w:w="1035" w:type="dxa"/>
            <w:tcMar>
              <w:top w:w="100" w:type="dxa"/>
              <w:left w:w="100" w:type="dxa"/>
              <w:bottom w:w="100" w:type="dxa"/>
              <w:right w:w="100" w:type="dxa"/>
            </w:tcMar>
            <w:tcPrChange w:id="55" w:author="Microsoft Word" w:date="2026-05-03T22:17:00Z" w16du:dateUtc="2026-05-04T03:17:00Z">
              <w:tcPr>
                <w:tcW w:w="1035" w:type="dxa"/>
                <w:tcMar>
                  <w:top w:w="100" w:type="dxa"/>
                  <w:left w:w="100" w:type="dxa"/>
                  <w:bottom w:w="100" w:type="dxa"/>
                  <w:right w:w="100" w:type="dxa"/>
                </w:tcMar>
              </w:tcPr>
            </w:tcPrChange>
          </w:tcPr>
          <w:p w14:paraId="045BC858" w14:textId="77777777" w:rsidR="00F11F46" w:rsidRDefault="00652FAD">
            <w:pPr>
              <w:pBdr>
                <w:top w:val="nil"/>
                <w:left w:val="nil"/>
                <w:bottom w:val="nil"/>
                <w:right w:val="nil"/>
                <w:between w:val="nil"/>
              </w:pBdr>
              <w:spacing w:line="276" w:lineRule="auto"/>
              <w:ind w:firstLine="0"/>
              <w:rPr>
                <w:b/>
                <w:bCs/>
                <w:color w:val="000000"/>
              </w:rPr>
            </w:pPr>
            <w:r>
              <w:rPr>
                <w:b/>
                <w:bCs/>
                <w:color w:val="000000"/>
              </w:rPr>
              <w:t>RNF-02</w:t>
            </w:r>
          </w:p>
        </w:tc>
        <w:tc>
          <w:tcPr>
            <w:tcW w:w="2250" w:type="dxa"/>
            <w:tcMar>
              <w:top w:w="100" w:type="dxa"/>
              <w:left w:w="100" w:type="dxa"/>
              <w:bottom w:w="100" w:type="dxa"/>
              <w:right w:w="100" w:type="dxa"/>
            </w:tcMar>
            <w:tcPrChange w:id="56" w:author="Microsoft Word" w:date="2026-05-03T22:17:00Z" w16du:dateUtc="2026-05-04T03:17:00Z">
              <w:tcPr>
                <w:tcW w:w="2250" w:type="dxa"/>
                <w:tcMar>
                  <w:top w:w="100" w:type="dxa"/>
                  <w:left w:w="100" w:type="dxa"/>
                  <w:bottom w:w="100" w:type="dxa"/>
                  <w:right w:w="100" w:type="dxa"/>
                </w:tcMar>
              </w:tcPr>
            </w:tcPrChange>
          </w:tcPr>
          <w:p w14:paraId="045BC859" w14:textId="77777777" w:rsidR="00F11F46" w:rsidRDefault="00652FAD">
            <w:pPr>
              <w:pBdr>
                <w:top w:val="nil"/>
                <w:left w:val="nil"/>
                <w:bottom w:val="nil"/>
                <w:right w:val="nil"/>
                <w:between w:val="nil"/>
              </w:pBdr>
              <w:spacing w:line="276" w:lineRule="auto"/>
              <w:ind w:firstLine="0"/>
              <w:rPr>
                <w:color w:val="000000"/>
              </w:rPr>
            </w:pPr>
            <w:r>
              <w:rPr>
                <w:color w:val="000000"/>
              </w:rPr>
              <w:t>Seguridad y Autenticación</w:t>
            </w:r>
          </w:p>
        </w:tc>
        <w:tc>
          <w:tcPr>
            <w:tcW w:w="5715" w:type="dxa"/>
            <w:tcMar>
              <w:top w:w="100" w:type="dxa"/>
              <w:left w:w="100" w:type="dxa"/>
              <w:bottom w:w="100" w:type="dxa"/>
              <w:right w:w="100" w:type="dxa"/>
            </w:tcMar>
            <w:tcPrChange w:id="57" w:author="Microsoft Word" w:date="2026-05-03T22:17:00Z" w16du:dateUtc="2026-05-04T03:17:00Z">
              <w:tcPr>
                <w:tcW w:w="5715" w:type="dxa"/>
                <w:tcMar>
                  <w:top w:w="100" w:type="dxa"/>
                  <w:left w:w="100" w:type="dxa"/>
                  <w:bottom w:w="100" w:type="dxa"/>
                  <w:right w:w="100" w:type="dxa"/>
                </w:tcMar>
              </w:tcPr>
            </w:tcPrChange>
          </w:tcPr>
          <w:p w14:paraId="045BC85A" w14:textId="77777777" w:rsidR="00F11F46" w:rsidRDefault="00652FAD">
            <w:pPr>
              <w:pBdr>
                <w:top w:val="nil"/>
                <w:left w:val="nil"/>
                <w:bottom w:val="nil"/>
                <w:right w:val="nil"/>
                <w:between w:val="nil"/>
              </w:pBdr>
              <w:spacing w:line="276" w:lineRule="auto"/>
              <w:ind w:firstLine="0"/>
              <w:rPr>
                <w:color w:val="000000"/>
              </w:rPr>
            </w:pPr>
            <w:r>
              <w:rPr>
                <w:color w:val="000000"/>
              </w:rPr>
              <w:t>El acceso debe ser restringido. Se extraerá la Cédula y la Contraseña (encriptada) para validar el ingreso. El s</w:t>
            </w:r>
            <w:r>
              <w:t>oftware</w:t>
            </w:r>
            <w:r>
              <w:rPr>
                <w:color w:val="000000"/>
              </w:rPr>
              <w:t xml:space="preserve"> extraerá el Rol del usuario para mostrar únicamente los módulos autorizados según el perfil definido en el diccionario.</w:t>
            </w:r>
          </w:p>
        </w:tc>
      </w:tr>
      <w:tr w:rsidR="00F11F46" w14:paraId="045BC85F" w14:textId="77777777">
        <w:tc>
          <w:tcPr>
            <w:tcW w:w="1035" w:type="dxa"/>
            <w:tcMar>
              <w:top w:w="100" w:type="dxa"/>
              <w:left w:w="100" w:type="dxa"/>
              <w:bottom w:w="100" w:type="dxa"/>
              <w:right w:w="100" w:type="dxa"/>
            </w:tcMar>
            <w:tcPrChange w:id="58" w:author="Microsoft Word" w:date="2026-05-03T22:17:00Z" w16du:dateUtc="2026-05-04T03:17:00Z">
              <w:tcPr>
                <w:tcW w:w="1035" w:type="dxa"/>
                <w:tcMar>
                  <w:top w:w="100" w:type="dxa"/>
                  <w:left w:w="100" w:type="dxa"/>
                  <w:bottom w:w="100" w:type="dxa"/>
                  <w:right w:w="100" w:type="dxa"/>
                </w:tcMar>
              </w:tcPr>
            </w:tcPrChange>
          </w:tcPr>
          <w:p w14:paraId="045BC85C" w14:textId="77777777" w:rsidR="00F11F46" w:rsidRDefault="00652FAD">
            <w:pPr>
              <w:pBdr>
                <w:top w:val="nil"/>
                <w:left w:val="nil"/>
                <w:bottom w:val="nil"/>
                <w:right w:val="nil"/>
                <w:between w:val="nil"/>
              </w:pBdr>
              <w:spacing w:line="276" w:lineRule="auto"/>
              <w:ind w:firstLine="0"/>
              <w:rPr>
                <w:b/>
                <w:bCs/>
                <w:i/>
                <w:iCs/>
                <w:color w:val="000000"/>
              </w:rPr>
            </w:pPr>
            <w:r>
              <w:rPr>
                <w:b/>
                <w:bCs/>
                <w:color w:val="000000"/>
              </w:rPr>
              <w:t>RNF-03</w:t>
            </w:r>
          </w:p>
        </w:tc>
        <w:tc>
          <w:tcPr>
            <w:tcW w:w="2250" w:type="dxa"/>
            <w:tcMar>
              <w:top w:w="100" w:type="dxa"/>
              <w:left w:w="100" w:type="dxa"/>
              <w:bottom w:w="100" w:type="dxa"/>
              <w:right w:w="100" w:type="dxa"/>
            </w:tcMar>
            <w:tcPrChange w:id="59" w:author="Microsoft Word" w:date="2026-05-03T22:17:00Z" w16du:dateUtc="2026-05-04T03:17:00Z">
              <w:tcPr>
                <w:tcW w:w="2250" w:type="dxa"/>
                <w:tcMar>
                  <w:top w:w="100" w:type="dxa"/>
                  <w:left w:w="100" w:type="dxa"/>
                  <w:bottom w:w="100" w:type="dxa"/>
                  <w:right w:w="100" w:type="dxa"/>
                </w:tcMar>
              </w:tcPr>
            </w:tcPrChange>
          </w:tcPr>
          <w:p w14:paraId="045BC85D" w14:textId="77777777" w:rsidR="00F11F46" w:rsidRDefault="00652FAD">
            <w:pPr>
              <w:pBdr>
                <w:top w:val="nil"/>
                <w:left w:val="nil"/>
                <w:bottom w:val="nil"/>
                <w:right w:val="nil"/>
                <w:between w:val="nil"/>
              </w:pBdr>
              <w:spacing w:line="276" w:lineRule="auto"/>
              <w:ind w:firstLine="0"/>
              <w:rPr>
                <w:color w:val="000000"/>
              </w:rPr>
            </w:pPr>
            <w:r>
              <w:rPr>
                <w:color w:val="000000"/>
              </w:rPr>
              <w:t>Integridad Referencial</w:t>
            </w:r>
          </w:p>
        </w:tc>
        <w:tc>
          <w:tcPr>
            <w:tcW w:w="5715" w:type="dxa"/>
            <w:tcMar>
              <w:top w:w="100" w:type="dxa"/>
              <w:left w:w="100" w:type="dxa"/>
              <w:bottom w:w="100" w:type="dxa"/>
              <w:right w:w="100" w:type="dxa"/>
            </w:tcMar>
            <w:tcPrChange w:id="60" w:author="Microsoft Word" w:date="2026-05-03T22:17:00Z" w16du:dateUtc="2026-05-04T03:17:00Z">
              <w:tcPr>
                <w:tcW w:w="5715" w:type="dxa"/>
                <w:tcMar>
                  <w:top w:w="100" w:type="dxa"/>
                  <w:left w:w="100" w:type="dxa"/>
                  <w:bottom w:w="100" w:type="dxa"/>
                  <w:right w:w="100" w:type="dxa"/>
                </w:tcMar>
              </w:tcPr>
            </w:tcPrChange>
          </w:tcPr>
          <w:p w14:paraId="045BC85E" w14:textId="77777777" w:rsidR="00F11F46" w:rsidRDefault="00652FAD">
            <w:pPr>
              <w:pBdr>
                <w:top w:val="nil"/>
                <w:left w:val="nil"/>
                <w:bottom w:val="nil"/>
                <w:right w:val="nil"/>
                <w:between w:val="nil"/>
              </w:pBdr>
              <w:spacing w:line="276" w:lineRule="auto"/>
              <w:ind w:firstLine="0"/>
              <w:rPr>
                <w:color w:val="000000"/>
              </w:rPr>
            </w:pPr>
            <w:r>
              <w:rPr>
                <w:color w:val="000000"/>
              </w:rPr>
              <w:t>El software debe garantizar la consistencia de los datos. Se extraerá el ID como llave única, asegurando que no exista duplicidad de prácticas para un mismo estudiante en el mismo periodo académico.</w:t>
            </w:r>
          </w:p>
        </w:tc>
      </w:tr>
      <w:tr w:rsidR="00F11F46" w14:paraId="045BC863" w14:textId="77777777">
        <w:tc>
          <w:tcPr>
            <w:tcW w:w="1035" w:type="dxa"/>
            <w:tcMar>
              <w:top w:w="100" w:type="dxa"/>
              <w:left w:w="100" w:type="dxa"/>
              <w:bottom w:w="100" w:type="dxa"/>
              <w:right w:w="100" w:type="dxa"/>
            </w:tcMar>
            <w:tcPrChange w:id="61" w:author="Microsoft Word" w:date="2026-05-03T22:17:00Z" w16du:dateUtc="2026-05-04T03:17:00Z">
              <w:tcPr>
                <w:tcW w:w="1035" w:type="dxa"/>
                <w:tcMar>
                  <w:top w:w="100" w:type="dxa"/>
                  <w:left w:w="100" w:type="dxa"/>
                  <w:bottom w:w="100" w:type="dxa"/>
                  <w:right w:w="100" w:type="dxa"/>
                </w:tcMar>
              </w:tcPr>
            </w:tcPrChange>
          </w:tcPr>
          <w:p w14:paraId="045BC860" w14:textId="77777777" w:rsidR="00F11F46" w:rsidRDefault="00652FAD">
            <w:pPr>
              <w:pBdr>
                <w:top w:val="nil"/>
                <w:left w:val="nil"/>
                <w:bottom w:val="nil"/>
                <w:right w:val="nil"/>
                <w:between w:val="nil"/>
              </w:pBdr>
              <w:spacing w:line="276" w:lineRule="auto"/>
              <w:ind w:firstLine="0"/>
              <w:rPr>
                <w:b/>
                <w:bCs/>
                <w:i/>
                <w:iCs/>
                <w:color w:val="000000"/>
              </w:rPr>
            </w:pPr>
            <w:r>
              <w:rPr>
                <w:b/>
                <w:bCs/>
                <w:color w:val="000000"/>
              </w:rPr>
              <w:t>RNF-04</w:t>
            </w:r>
          </w:p>
        </w:tc>
        <w:tc>
          <w:tcPr>
            <w:tcW w:w="2250" w:type="dxa"/>
            <w:tcMar>
              <w:top w:w="100" w:type="dxa"/>
              <w:left w:w="100" w:type="dxa"/>
              <w:bottom w:w="100" w:type="dxa"/>
              <w:right w:w="100" w:type="dxa"/>
            </w:tcMar>
            <w:tcPrChange w:id="62" w:author="Microsoft Word" w:date="2026-05-03T22:17:00Z" w16du:dateUtc="2026-05-04T03:17:00Z">
              <w:tcPr>
                <w:tcW w:w="2250" w:type="dxa"/>
                <w:tcMar>
                  <w:top w:w="100" w:type="dxa"/>
                  <w:left w:w="100" w:type="dxa"/>
                  <w:bottom w:w="100" w:type="dxa"/>
                  <w:right w:w="100" w:type="dxa"/>
                </w:tcMar>
              </w:tcPr>
            </w:tcPrChange>
          </w:tcPr>
          <w:p w14:paraId="045BC861" w14:textId="77777777" w:rsidR="00F11F46" w:rsidRDefault="00652FAD">
            <w:pPr>
              <w:pBdr>
                <w:top w:val="nil"/>
                <w:left w:val="nil"/>
                <w:bottom w:val="nil"/>
                <w:right w:val="nil"/>
                <w:between w:val="nil"/>
              </w:pBdr>
              <w:spacing w:line="276" w:lineRule="auto"/>
              <w:ind w:firstLine="0"/>
              <w:rPr>
                <w:color w:val="000000"/>
              </w:rPr>
            </w:pPr>
            <w:r>
              <w:rPr>
                <w:color w:val="000000"/>
              </w:rPr>
              <w:t>Gestión de Almacenamiento Local</w:t>
            </w:r>
          </w:p>
        </w:tc>
        <w:tc>
          <w:tcPr>
            <w:tcW w:w="5715" w:type="dxa"/>
            <w:tcMar>
              <w:top w:w="100" w:type="dxa"/>
              <w:left w:w="100" w:type="dxa"/>
              <w:bottom w:w="100" w:type="dxa"/>
              <w:right w:w="100" w:type="dxa"/>
            </w:tcMar>
            <w:tcPrChange w:id="63" w:author="Microsoft Word" w:date="2026-05-03T22:17:00Z" w16du:dateUtc="2026-05-04T03:17:00Z">
              <w:tcPr>
                <w:tcW w:w="5715" w:type="dxa"/>
                <w:tcMar>
                  <w:top w:w="100" w:type="dxa"/>
                  <w:left w:w="100" w:type="dxa"/>
                  <w:bottom w:w="100" w:type="dxa"/>
                  <w:right w:w="100" w:type="dxa"/>
                </w:tcMar>
              </w:tcPr>
            </w:tcPrChange>
          </w:tcPr>
          <w:p w14:paraId="045BC862" w14:textId="77777777" w:rsidR="00F11F46" w:rsidRDefault="00652FAD">
            <w:pPr>
              <w:pBdr>
                <w:top w:val="nil"/>
                <w:left w:val="nil"/>
                <w:bottom w:val="nil"/>
                <w:right w:val="nil"/>
                <w:between w:val="nil"/>
              </w:pBdr>
              <w:spacing w:line="276" w:lineRule="auto"/>
              <w:ind w:firstLine="0"/>
              <w:rPr>
                <w:color w:val="000000"/>
              </w:rPr>
            </w:pPr>
            <w:r>
              <w:rPr>
                <w:color w:val="000000"/>
              </w:rPr>
              <w:t>El s</w:t>
            </w:r>
            <w:r>
              <w:t>oftware</w:t>
            </w:r>
            <w:r>
              <w:rPr>
                <w:color w:val="000000"/>
              </w:rPr>
              <w:t xml:space="preserve"> debe manejar archivos de forma eficiente. Se extraerá la ruta del archivo (</w:t>
            </w:r>
            <w:proofErr w:type="spellStart"/>
            <w:r>
              <w:rPr>
                <w:color w:val="000000"/>
              </w:rPr>
              <w:t>path</w:t>
            </w:r>
            <w:proofErr w:type="spellEnd"/>
            <w:r>
              <w:rPr>
                <w:color w:val="000000"/>
              </w:rPr>
              <w:t xml:space="preserve"> relativo) almacenada en la base de datos para permitir al director abrir y </w:t>
            </w:r>
            <w:r>
              <w:rPr>
                <w:color w:val="000000"/>
              </w:rPr>
              <w:lastRenderedPageBreak/>
              <w:t>visualizar físicamente los documentos PDF/JPG guardados en la carpeta del servidor/PC.</w:t>
            </w:r>
          </w:p>
        </w:tc>
      </w:tr>
      <w:tr w:rsidR="00F11F46" w14:paraId="045BC867" w14:textId="77777777">
        <w:tc>
          <w:tcPr>
            <w:tcW w:w="1035" w:type="dxa"/>
            <w:tcMar>
              <w:top w:w="100" w:type="dxa"/>
              <w:left w:w="100" w:type="dxa"/>
              <w:bottom w:w="100" w:type="dxa"/>
              <w:right w:w="100" w:type="dxa"/>
            </w:tcMar>
            <w:tcPrChange w:id="64" w:author="Microsoft Word" w:date="2026-05-03T22:17:00Z" w16du:dateUtc="2026-05-04T03:17:00Z">
              <w:tcPr>
                <w:tcW w:w="1035" w:type="dxa"/>
                <w:tcMar>
                  <w:top w:w="100" w:type="dxa"/>
                  <w:left w:w="100" w:type="dxa"/>
                  <w:bottom w:w="100" w:type="dxa"/>
                  <w:right w:w="100" w:type="dxa"/>
                </w:tcMar>
              </w:tcPr>
            </w:tcPrChange>
          </w:tcPr>
          <w:p w14:paraId="045BC864" w14:textId="77777777" w:rsidR="00F11F46" w:rsidRDefault="00652FAD">
            <w:pPr>
              <w:pBdr>
                <w:top w:val="nil"/>
                <w:left w:val="nil"/>
                <w:bottom w:val="nil"/>
                <w:right w:val="nil"/>
                <w:between w:val="nil"/>
              </w:pBdr>
              <w:spacing w:line="276" w:lineRule="auto"/>
              <w:ind w:firstLine="0"/>
              <w:rPr>
                <w:b/>
                <w:bCs/>
                <w:i/>
                <w:iCs/>
                <w:color w:val="000000"/>
              </w:rPr>
            </w:pPr>
            <w:r>
              <w:rPr>
                <w:b/>
                <w:bCs/>
                <w:color w:val="000000"/>
              </w:rPr>
              <w:lastRenderedPageBreak/>
              <w:t>RNF-05</w:t>
            </w:r>
          </w:p>
        </w:tc>
        <w:tc>
          <w:tcPr>
            <w:tcW w:w="2250" w:type="dxa"/>
            <w:tcMar>
              <w:top w:w="100" w:type="dxa"/>
              <w:left w:w="100" w:type="dxa"/>
              <w:bottom w:w="100" w:type="dxa"/>
              <w:right w:w="100" w:type="dxa"/>
            </w:tcMar>
            <w:tcPrChange w:id="65" w:author="Microsoft Word" w:date="2026-05-03T22:17:00Z" w16du:dateUtc="2026-05-04T03:17:00Z">
              <w:tcPr>
                <w:tcW w:w="2250" w:type="dxa"/>
                <w:tcMar>
                  <w:top w:w="100" w:type="dxa"/>
                  <w:left w:w="100" w:type="dxa"/>
                  <w:bottom w:w="100" w:type="dxa"/>
                  <w:right w:w="100" w:type="dxa"/>
                </w:tcMar>
              </w:tcPr>
            </w:tcPrChange>
          </w:tcPr>
          <w:p w14:paraId="045BC865" w14:textId="77777777" w:rsidR="00F11F46" w:rsidRDefault="00652FAD">
            <w:pPr>
              <w:pBdr>
                <w:top w:val="nil"/>
                <w:left w:val="nil"/>
                <w:bottom w:val="nil"/>
                <w:right w:val="nil"/>
                <w:between w:val="nil"/>
              </w:pBdr>
              <w:spacing w:line="276" w:lineRule="auto"/>
              <w:ind w:firstLine="0"/>
              <w:rPr>
                <w:color w:val="000000"/>
              </w:rPr>
            </w:pPr>
            <w:r>
              <w:rPr>
                <w:color w:val="000000"/>
              </w:rPr>
              <w:t>Escalabilidad del Modelo</w:t>
            </w:r>
          </w:p>
        </w:tc>
        <w:tc>
          <w:tcPr>
            <w:tcW w:w="5715" w:type="dxa"/>
            <w:tcMar>
              <w:top w:w="100" w:type="dxa"/>
              <w:left w:w="100" w:type="dxa"/>
              <w:bottom w:w="100" w:type="dxa"/>
              <w:right w:w="100" w:type="dxa"/>
            </w:tcMar>
            <w:tcPrChange w:id="66" w:author="Microsoft Word" w:date="2026-05-03T22:17:00Z" w16du:dateUtc="2026-05-04T03:17:00Z">
              <w:tcPr>
                <w:tcW w:w="5715" w:type="dxa"/>
                <w:tcMar>
                  <w:top w:w="100" w:type="dxa"/>
                  <w:left w:w="100" w:type="dxa"/>
                  <w:bottom w:w="100" w:type="dxa"/>
                  <w:right w:w="100" w:type="dxa"/>
                </w:tcMar>
              </w:tcPr>
            </w:tcPrChange>
          </w:tcPr>
          <w:p w14:paraId="045BC866" w14:textId="77777777" w:rsidR="00F11F46" w:rsidRDefault="00652FAD">
            <w:pPr>
              <w:pBdr>
                <w:top w:val="nil"/>
                <w:left w:val="nil"/>
                <w:bottom w:val="nil"/>
                <w:right w:val="nil"/>
                <w:between w:val="nil"/>
              </w:pBdr>
              <w:spacing w:line="276" w:lineRule="auto"/>
              <w:ind w:firstLine="0"/>
              <w:rPr>
                <w:color w:val="000000"/>
              </w:rPr>
            </w:pPr>
            <w:r>
              <w:rPr>
                <w:color w:val="000000"/>
              </w:rPr>
              <w:t xml:space="preserve">La arquitectura debe permitir crecimiento. Se extraerá la relación con la entidad programa académico para que el director pueda añadir nuevas licenciaturas sin modificar la estructura lógica o el código fuente del software. </w:t>
            </w:r>
          </w:p>
        </w:tc>
      </w:tr>
      <w:tr w:rsidR="00F11F46" w14:paraId="045BC86B" w14:textId="77777777">
        <w:tc>
          <w:tcPr>
            <w:tcW w:w="1035" w:type="dxa"/>
            <w:tcMar>
              <w:top w:w="100" w:type="dxa"/>
              <w:left w:w="100" w:type="dxa"/>
              <w:bottom w:w="100" w:type="dxa"/>
              <w:right w:w="100" w:type="dxa"/>
            </w:tcMar>
            <w:tcPrChange w:id="67" w:author="Microsoft Word" w:date="2026-05-03T22:17:00Z" w16du:dateUtc="2026-05-04T03:17:00Z">
              <w:tcPr>
                <w:tcW w:w="1035" w:type="dxa"/>
                <w:tcMar>
                  <w:top w:w="100" w:type="dxa"/>
                  <w:left w:w="100" w:type="dxa"/>
                  <w:bottom w:w="100" w:type="dxa"/>
                  <w:right w:w="100" w:type="dxa"/>
                </w:tcMar>
              </w:tcPr>
            </w:tcPrChange>
          </w:tcPr>
          <w:p w14:paraId="045BC868" w14:textId="77777777" w:rsidR="00F11F46" w:rsidRDefault="00652FAD">
            <w:pPr>
              <w:pBdr>
                <w:top w:val="nil"/>
                <w:left w:val="nil"/>
                <w:bottom w:val="nil"/>
                <w:right w:val="nil"/>
                <w:between w:val="nil"/>
              </w:pBdr>
              <w:spacing w:line="276" w:lineRule="auto"/>
              <w:ind w:firstLine="0"/>
              <w:rPr>
                <w:b/>
                <w:bCs/>
                <w:i/>
                <w:iCs/>
                <w:color w:val="000000"/>
              </w:rPr>
            </w:pPr>
            <w:r>
              <w:rPr>
                <w:b/>
                <w:bCs/>
                <w:color w:val="000000"/>
              </w:rPr>
              <w:t>RNF-06</w:t>
            </w:r>
          </w:p>
        </w:tc>
        <w:tc>
          <w:tcPr>
            <w:tcW w:w="2250" w:type="dxa"/>
            <w:tcMar>
              <w:top w:w="100" w:type="dxa"/>
              <w:left w:w="100" w:type="dxa"/>
              <w:bottom w:w="100" w:type="dxa"/>
              <w:right w:w="100" w:type="dxa"/>
            </w:tcMar>
            <w:tcPrChange w:id="68" w:author="Microsoft Word" w:date="2026-05-03T22:17:00Z" w16du:dateUtc="2026-05-04T03:17:00Z">
              <w:tcPr>
                <w:tcW w:w="2250" w:type="dxa"/>
                <w:tcMar>
                  <w:top w:w="100" w:type="dxa"/>
                  <w:left w:w="100" w:type="dxa"/>
                  <w:bottom w:w="100" w:type="dxa"/>
                  <w:right w:w="100" w:type="dxa"/>
                </w:tcMar>
              </w:tcPr>
            </w:tcPrChange>
          </w:tcPr>
          <w:p w14:paraId="045BC869" w14:textId="77777777" w:rsidR="00F11F46" w:rsidRDefault="00652FAD">
            <w:pPr>
              <w:pBdr>
                <w:top w:val="nil"/>
                <w:left w:val="nil"/>
                <w:bottom w:val="nil"/>
                <w:right w:val="nil"/>
                <w:between w:val="nil"/>
              </w:pBdr>
              <w:spacing w:line="276" w:lineRule="auto"/>
              <w:ind w:firstLine="0"/>
              <w:rPr>
                <w:color w:val="000000"/>
              </w:rPr>
            </w:pPr>
            <w:r>
              <w:rPr>
                <w:color w:val="000000"/>
              </w:rPr>
              <w:t>Portabilidad y Acceso</w:t>
            </w:r>
          </w:p>
        </w:tc>
        <w:tc>
          <w:tcPr>
            <w:tcW w:w="5715" w:type="dxa"/>
            <w:tcMar>
              <w:top w:w="100" w:type="dxa"/>
              <w:left w:w="100" w:type="dxa"/>
              <w:bottom w:w="100" w:type="dxa"/>
              <w:right w:w="100" w:type="dxa"/>
            </w:tcMar>
            <w:tcPrChange w:id="69" w:author="Microsoft Word" w:date="2026-05-03T22:17:00Z" w16du:dateUtc="2026-05-04T03:17:00Z">
              <w:tcPr>
                <w:tcW w:w="5715" w:type="dxa"/>
                <w:tcMar>
                  <w:top w:w="100" w:type="dxa"/>
                  <w:left w:w="100" w:type="dxa"/>
                  <w:bottom w:w="100" w:type="dxa"/>
                  <w:right w:w="100" w:type="dxa"/>
                </w:tcMar>
              </w:tcPr>
            </w:tcPrChange>
          </w:tcPr>
          <w:p w14:paraId="045BC86A" w14:textId="77777777" w:rsidR="00F11F46" w:rsidRDefault="00652FAD">
            <w:pPr>
              <w:pBdr>
                <w:top w:val="nil"/>
                <w:left w:val="nil"/>
                <w:bottom w:val="nil"/>
                <w:right w:val="nil"/>
                <w:between w:val="nil"/>
              </w:pBdr>
              <w:spacing w:line="276" w:lineRule="auto"/>
              <w:ind w:firstLine="0"/>
              <w:rPr>
                <w:color w:val="000000"/>
              </w:rPr>
            </w:pPr>
            <w:r>
              <w:rPr>
                <w:color w:val="000000"/>
              </w:rPr>
              <w:t>La aplicación debe ejecutarse en software operativos Windows 10 o superior sin necesidad de instalaciones adicionales.</w:t>
            </w:r>
          </w:p>
        </w:tc>
      </w:tr>
    </w:tbl>
    <w:p w14:paraId="045BC86C" w14:textId="77777777" w:rsidR="00F11F46" w:rsidRDefault="00F11F46">
      <w:pPr>
        <w:ind w:firstLine="0"/>
      </w:pPr>
    </w:p>
    <w:p w14:paraId="045BC86D" w14:textId="77777777" w:rsidR="00F11F46" w:rsidRDefault="00652FAD">
      <w:pPr>
        <w:pBdr>
          <w:top w:val="nil"/>
          <w:left w:val="nil"/>
          <w:bottom w:val="nil"/>
          <w:right w:val="nil"/>
          <w:between w:val="nil"/>
        </w:pBdr>
        <w:spacing w:line="276" w:lineRule="auto"/>
        <w:ind w:firstLine="0"/>
        <w:jc w:val="center"/>
        <w:rPr>
          <w:b/>
          <w:bCs/>
          <w:color w:val="000000"/>
        </w:rPr>
      </w:pPr>
      <w:bookmarkStart w:id="70" w:name="_heading=h.dva111q8jesf" w:colFirst="0" w:colLast="0"/>
      <w:bookmarkEnd w:id="70"/>
      <w:r>
        <w:rPr>
          <w:b/>
          <w:bCs/>
          <w:color w:val="000000"/>
        </w:rPr>
        <w:t>Diseños UML</w:t>
      </w:r>
    </w:p>
    <w:p w14:paraId="045BC86E" w14:textId="77777777" w:rsidR="00F11F46" w:rsidRDefault="00652FAD">
      <w:pPr>
        <w:pBdr>
          <w:top w:val="nil"/>
          <w:left w:val="nil"/>
          <w:bottom w:val="nil"/>
          <w:right w:val="nil"/>
          <w:between w:val="nil"/>
        </w:pBdr>
        <w:spacing w:before="240" w:after="240"/>
        <w:ind w:firstLine="0"/>
        <w:rPr>
          <w:b/>
          <w:bCs/>
          <w:color w:val="000000"/>
        </w:rPr>
      </w:pPr>
      <w:bookmarkStart w:id="71" w:name="_heading=h.osy8x8p7ntqm" w:colFirst="0" w:colLast="0"/>
      <w:bookmarkEnd w:id="71"/>
      <w:r>
        <w:rPr>
          <w:b/>
          <w:bCs/>
          <w:color w:val="000000"/>
        </w:rPr>
        <w:t>Diagrama de Casos de Uso</w:t>
      </w:r>
    </w:p>
    <w:p w14:paraId="045BC86F" w14:textId="77777777" w:rsidR="00F11F46" w:rsidRDefault="00652FAD">
      <w:r>
        <w:t>La implementación de los Casos de Uso en este software traduce las reglas de negocio en una arquitectura funcional que garantiza un flujo de información seguro entre el director, estudiante, docente y asesor. Al documentar detalladamente cada proceso mediante la descripción de casos de uso (definiendo precondiciones, secuencias de pasos y manejo de excepciones), se elimina la ambigüedad técnica y se asegura la integridad de los datos en la base de datos. Esto permite que el software no solo sea intuitivo pa</w:t>
      </w:r>
      <w:r>
        <w:t>ra el usuario, sino que esté blindado contra errores operativos, transformando los requisitos administrativos en una especificación técnica lista para su codificación en Java.</w:t>
      </w:r>
    </w:p>
    <w:p w14:paraId="045BC870" w14:textId="77777777" w:rsidR="00F11F46" w:rsidRDefault="00652FAD">
      <w:pPr>
        <w:jc w:val="center"/>
        <w:rPr>
          <w:b/>
          <w:bCs/>
        </w:rPr>
      </w:pPr>
      <w:r>
        <w:rPr>
          <w:b/>
          <w:bCs/>
          <w:noProof/>
        </w:rPr>
        <w:lastRenderedPageBreak/>
        <w:drawing>
          <wp:inline distT="114300" distB="114300" distL="114300" distR="114300" wp14:anchorId="045BCA20" wp14:editId="045BCA21">
            <wp:extent cx="5731200" cy="52705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5731200" cy="5270500"/>
                    </a:xfrm>
                    <a:prstGeom prst="rect">
                      <a:avLst/>
                    </a:prstGeom>
                    <a:ln/>
                  </pic:spPr>
                </pic:pic>
              </a:graphicData>
            </a:graphic>
          </wp:inline>
        </w:drawing>
      </w:r>
    </w:p>
    <w:p w14:paraId="045BC871" w14:textId="77777777" w:rsidR="00F11F46" w:rsidRDefault="00652FAD">
      <w:pPr>
        <w:pBdr>
          <w:top w:val="nil"/>
          <w:left w:val="nil"/>
          <w:bottom w:val="nil"/>
          <w:right w:val="nil"/>
          <w:between w:val="nil"/>
        </w:pBdr>
        <w:spacing w:before="240" w:after="240"/>
        <w:ind w:firstLine="0"/>
        <w:rPr>
          <w:b/>
          <w:bCs/>
          <w:color w:val="000000"/>
        </w:rPr>
      </w:pPr>
      <w:bookmarkStart w:id="72" w:name="_heading=h.ifqfmalkwrty" w:colFirst="0" w:colLast="0"/>
      <w:bookmarkEnd w:id="72"/>
      <w:r>
        <w:rPr>
          <w:b/>
          <w:bCs/>
          <w:color w:val="000000"/>
        </w:rPr>
        <w:t>Diagrama de Clases</w:t>
      </w:r>
    </w:p>
    <w:p w14:paraId="045BC872" w14:textId="77777777" w:rsidR="00F11F46" w:rsidRDefault="00652FAD">
      <w:r>
        <w:t xml:space="preserve">El Diagrama de Clases es el plano estructural del software. Define qué datos maneja cada objeto (atributos) y qué acciones realiza (métodos), estableciendo cómo se conectan mediante herencia y asociaciones. En este proyecto, se usó para organizar la jerarquía de Usuarios, gestionar la validación de Documentos y modelar la Asignación de prácticas, asegurando que el código en Java y la base de datos estén perfectamente sincronizados. </w:t>
      </w:r>
    </w:p>
    <w:p w14:paraId="045BC873" w14:textId="77777777" w:rsidR="00F11F46" w:rsidRDefault="00652FAD">
      <w:pPr>
        <w:jc w:val="center"/>
        <w:rPr>
          <w:b/>
          <w:bCs/>
        </w:rPr>
      </w:pPr>
      <w:r>
        <w:rPr>
          <w:b/>
          <w:bCs/>
          <w:noProof/>
        </w:rPr>
        <w:lastRenderedPageBreak/>
        <w:drawing>
          <wp:inline distT="114300" distB="114300" distL="114300" distR="114300" wp14:anchorId="045BCA22" wp14:editId="045BCA23">
            <wp:extent cx="5731200" cy="37084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731200" cy="3708400"/>
                    </a:xfrm>
                    <a:prstGeom prst="rect">
                      <a:avLst/>
                    </a:prstGeom>
                    <a:ln/>
                  </pic:spPr>
                </pic:pic>
              </a:graphicData>
            </a:graphic>
          </wp:inline>
        </w:drawing>
      </w:r>
    </w:p>
    <w:p w14:paraId="045BC874" w14:textId="77777777" w:rsidR="00F11F46" w:rsidRDefault="00F11F46">
      <w:pPr>
        <w:jc w:val="center"/>
        <w:rPr>
          <w:b/>
          <w:bCs/>
        </w:rPr>
      </w:pPr>
    </w:p>
    <w:p w14:paraId="045BC875" w14:textId="77777777" w:rsidR="00F11F46" w:rsidRDefault="00652FAD">
      <w:pPr>
        <w:pBdr>
          <w:top w:val="nil"/>
          <w:left w:val="nil"/>
          <w:bottom w:val="nil"/>
          <w:right w:val="nil"/>
          <w:between w:val="nil"/>
        </w:pBdr>
        <w:spacing w:before="240" w:after="240"/>
        <w:ind w:firstLine="0"/>
        <w:rPr>
          <w:b/>
          <w:bCs/>
          <w:color w:val="000000"/>
        </w:rPr>
      </w:pPr>
      <w:bookmarkStart w:id="73" w:name="_heading=h.n3savwfdncls" w:colFirst="0" w:colLast="0"/>
      <w:bookmarkEnd w:id="73"/>
      <w:r>
        <w:rPr>
          <w:b/>
          <w:bCs/>
          <w:color w:val="000000"/>
        </w:rPr>
        <w:t>Diagramas Secuenciales</w:t>
      </w:r>
    </w:p>
    <w:p w14:paraId="045BC876" w14:textId="77777777" w:rsidR="00F11F46" w:rsidRDefault="00652FAD">
      <w:r>
        <w:t>El diagrama de secuencia describe el Registro de Usuario, donde el director solicita un formulario a la Interfaz que se precarga con datos de la Base de Datos; al guardar, el Controlador valida la información y ordena a Oracle ejecutar un INSERT, notificando finalmente al usuario si la operación fue exitosa o fallida.</w:t>
      </w:r>
    </w:p>
    <w:p w14:paraId="045BC877" w14:textId="77777777" w:rsidR="00F11F46" w:rsidRDefault="00F11F46">
      <w:pPr>
        <w:rPr>
          <w:b/>
          <w:bCs/>
        </w:rPr>
      </w:pPr>
    </w:p>
    <w:p w14:paraId="045BC878" w14:textId="77777777" w:rsidR="00F11F46" w:rsidRDefault="00652FAD">
      <w:pPr>
        <w:pBdr>
          <w:top w:val="nil"/>
          <w:left w:val="nil"/>
          <w:bottom w:val="nil"/>
          <w:right w:val="nil"/>
          <w:between w:val="nil"/>
        </w:pBdr>
        <w:spacing w:line="276" w:lineRule="auto"/>
        <w:ind w:firstLine="0"/>
        <w:rPr>
          <w:b/>
          <w:bCs/>
          <w:i/>
          <w:iCs/>
          <w:color w:val="000000"/>
        </w:rPr>
      </w:pPr>
      <w:bookmarkStart w:id="74" w:name="_heading=h.c3igq9m8gymb" w:colFirst="0" w:colLast="0"/>
      <w:bookmarkEnd w:id="74"/>
      <w:r>
        <w:rPr>
          <w:b/>
          <w:bCs/>
          <w:i/>
          <w:iCs/>
          <w:color w:val="000000"/>
        </w:rPr>
        <w:t xml:space="preserve">Secuencia - Gestión de Usuarios </w:t>
      </w:r>
    </w:p>
    <w:p w14:paraId="045BC879" w14:textId="77777777" w:rsidR="00F11F46" w:rsidRDefault="00F11F46">
      <w:pPr>
        <w:jc w:val="center"/>
        <w:rPr>
          <w:b/>
          <w:bCs/>
        </w:rPr>
      </w:pPr>
    </w:p>
    <w:p w14:paraId="045BC87A" w14:textId="77777777" w:rsidR="00F11F46" w:rsidRDefault="00652FAD">
      <w:pPr>
        <w:rPr>
          <w:b/>
          <w:bCs/>
        </w:rPr>
      </w:pPr>
      <w:r>
        <w:rPr>
          <w:b/>
          <w:bCs/>
          <w:noProof/>
        </w:rPr>
        <w:lastRenderedPageBreak/>
        <w:drawing>
          <wp:inline distT="114300" distB="114300" distL="114300" distR="114300" wp14:anchorId="045BCA24" wp14:editId="045BCA25">
            <wp:extent cx="5731200" cy="28702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731200" cy="2870200"/>
                    </a:xfrm>
                    <a:prstGeom prst="rect">
                      <a:avLst/>
                    </a:prstGeom>
                    <a:ln/>
                  </pic:spPr>
                </pic:pic>
              </a:graphicData>
            </a:graphic>
          </wp:inline>
        </w:drawing>
      </w:r>
    </w:p>
    <w:p w14:paraId="045BC87B" w14:textId="77777777" w:rsidR="00F11F46" w:rsidRDefault="00F11F46">
      <w:pPr>
        <w:rPr>
          <w:b/>
          <w:bCs/>
        </w:rPr>
      </w:pPr>
    </w:p>
    <w:p w14:paraId="045BC87C" w14:textId="77777777" w:rsidR="00F11F46" w:rsidRDefault="00652FAD">
      <w:pPr>
        <w:pBdr>
          <w:top w:val="nil"/>
          <w:left w:val="nil"/>
          <w:bottom w:val="nil"/>
          <w:right w:val="nil"/>
          <w:between w:val="nil"/>
        </w:pBdr>
        <w:spacing w:line="276" w:lineRule="auto"/>
        <w:ind w:firstLine="0"/>
        <w:rPr>
          <w:b/>
          <w:bCs/>
          <w:i/>
          <w:iCs/>
          <w:color w:val="000000"/>
        </w:rPr>
      </w:pPr>
      <w:bookmarkStart w:id="75" w:name="_heading=h.mxa3w45puyqs" w:colFirst="0" w:colLast="0"/>
      <w:bookmarkEnd w:id="75"/>
      <w:r>
        <w:rPr>
          <w:b/>
          <w:bCs/>
          <w:i/>
          <w:iCs/>
          <w:color w:val="000000"/>
        </w:rPr>
        <w:t xml:space="preserve">Secuencia - Selección de Plazas </w:t>
      </w:r>
    </w:p>
    <w:p w14:paraId="045BC87D" w14:textId="77777777" w:rsidR="00F11F46" w:rsidRDefault="00652FAD">
      <w:r>
        <w:t>En este flujo, el Estudiante consulta a través de la Interfaz las instituciones con cupos disponibles en la Base de Datos; tras seleccionar dos opciones diferentes, el Controlador valida que no sean iguales y registra la elección en la tabla de preferencias, quedando a la espera de la validación final del director.</w:t>
      </w:r>
    </w:p>
    <w:p w14:paraId="045BC87E" w14:textId="77777777" w:rsidR="00F11F46" w:rsidRDefault="00F11F46"/>
    <w:p w14:paraId="045BC87F" w14:textId="77777777" w:rsidR="00F11F46" w:rsidRDefault="00652FAD">
      <w:r>
        <w:rPr>
          <w:noProof/>
        </w:rPr>
        <w:drawing>
          <wp:inline distT="114300" distB="114300" distL="114300" distR="114300" wp14:anchorId="045BCA26" wp14:editId="045BCA27">
            <wp:extent cx="5731200" cy="27686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2768600"/>
                    </a:xfrm>
                    <a:prstGeom prst="rect">
                      <a:avLst/>
                    </a:prstGeom>
                    <a:ln/>
                  </pic:spPr>
                </pic:pic>
              </a:graphicData>
            </a:graphic>
          </wp:inline>
        </w:drawing>
      </w:r>
    </w:p>
    <w:p w14:paraId="045BC880" w14:textId="77777777" w:rsidR="00F11F46" w:rsidRDefault="00F11F46"/>
    <w:p w14:paraId="045BC881" w14:textId="77777777" w:rsidR="00F11F46" w:rsidRDefault="00652FAD">
      <w:pPr>
        <w:pBdr>
          <w:top w:val="nil"/>
          <w:left w:val="nil"/>
          <w:bottom w:val="nil"/>
          <w:right w:val="nil"/>
          <w:between w:val="nil"/>
        </w:pBdr>
        <w:spacing w:line="276" w:lineRule="auto"/>
        <w:ind w:firstLine="0"/>
        <w:rPr>
          <w:b/>
          <w:bCs/>
          <w:i/>
          <w:iCs/>
          <w:color w:val="000000"/>
        </w:rPr>
      </w:pPr>
      <w:bookmarkStart w:id="76" w:name="_heading=h.b4tt8lhvi23a" w:colFirst="0" w:colLast="0"/>
      <w:bookmarkEnd w:id="76"/>
      <w:r>
        <w:rPr>
          <w:b/>
          <w:bCs/>
          <w:i/>
          <w:iCs/>
          <w:color w:val="000000"/>
        </w:rPr>
        <w:t xml:space="preserve">Secuencia - Asignación Final </w:t>
      </w:r>
    </w:p>
    <w:p w14:paraId="045BC882" w14:textId="77777777" w:rsidR="00F11F46" w:rsidRDefault="00652FAD">
      <w:r>
        <w:t>En este flujo, el director visualiza a los estudiantes habilitados y, mediante el Controlador, recupera sus preferencias y los docentes disponibles; al confirmar la asignación, el software ejecuta simultáneamente un INSERT en la tabla de asignaciones y un UPDATE en la de instituciones para restar un cupo, formalizando así el inicio de la práctica pedagógica.</w:t>
      </w:r>
    </w:p>
    <w:p w14:paraId="045BC883" w14:textId="77777777" w:rsidR="00F11F46" w:rsidRDefault="00652FAD">
      <w:r>
        <w:rPr>
          <w:noProof/>
        </w:rPr>
        <w:drawing>
          <wp:inline distT="114300" distB="114300" distL="114300" distR="114300" wp14:anchorId="045BCA28" wp14:editId="045BCA29">
            <wp:extent cx="5731200" cy="39370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3937000"/>
                    </a:xfrm>
                    <a:prstGeom prst="rect">
                      <a:avLst/>
                    </a:prstGeom>
                    <a:ln/>
                  </pic:spPr>
                </pic:pic>
              </a:graphicData>
            </a:graphic>
          </wp:inline>
        </w:drawing>
      </w:r>
    </w:p>
    <w:p w14:paraId="045BC884" w14:textId="77777777" w:rsidR="00F11F46" w:rsidRDefault="00F11F46"/>
    <w:p w14:paraId="045BC885" w14:textId="77777777" w:rsidR="00F11F46" w:rsidRDefault="00F11F46"/>
    <w:p w14:paraId="045BC886" w14:textId="77777777" w:rsidR="00F11F46" w:rsidRDefault="00F11F46"/>
    <w:p w14:paraId="045BC887" w14:textId="77777777" w:rsidR="00F11F46" w:rsidRDefault="00F11F46"/>
    <w:p w14:paraId="045BC888" w14:textId="77777777" w:rsidR="00F11F46" w:rsidRDefault="00F11F46">
      <w:pPr>
        <w:ind w:firstLine="0"/>
      </w:pPr>
    </w:p>
    <w:p w14:paraId="045BC889" w14:textId="77777777" w:rsidR="00F11F46" w:rsidRDefault="00F11F46">
      <w:pPr>
        <w:ind w:firstLine="0"/>
      </w:pPr>
    </w:p>
    <w:p w14:paraId="045BC88A" w14:textId="77777777" w:rsidR="00F11F46" w:rsidRDefault="00652FAD">
      <w:pPr>
        <w:pBdr>
          <w:top w:val="nil"/>
          <w:left w:val="nil"/>
          <w:bottom w:val="nil"/>
          <w:right w:val="nil"/>
          <w:between w:val="nil"/>
        </w:pBdr>
        <w:spacing w:line="276" w:lineRule="auto"/>
        <w:ind w:firstLine="0"/>
        <w:jc w:val="center"/>
        <w:rPr>
          <w:b/>
          <w:bCs/>
          <w:color w:val="000000"/>
        </w:rPr>
      </w:pPr>
      <w:bookmarkStart w:id="77" w:name="_heading=h.56yj0vxrl2rf" w:colFirst="0" w:colLast="0"/>
      <w:bookmarkEnd w:id="77"/>
      <w:r>
        <w:rPr>
          <w:b/>
          <w:bCs/>
          <w:color w:val="000000"/>
        </w:rPr>
        <w:lastRenderedPageBreak/>
        <w:t>Modelado de las Bases de Datos</w:t>
      </w:r>
    </w:p>
    <w:p w14:paraId="045BC88B" w14:textId="77777777" w:rsidR="00F11F46" w:rsidRDefault="00652FAD">
      <w:pPr>
        <w:pBdr>
          <w:top w:val="nil"/>
          <w:left w:val="nil"/>
          <w:bottom w:val="nil"/>
          <w:right w:val="nil"/>
          <w:between w:val="nil"/>
        </w:pBdr>
        <w:spacing w:before="240" w:after="240"/>
        <w:ind w:firstLine="0"/>
        <w:rPr>
          <w:b/>
          <w:bCs/>
          <w:color w:val="000000"/>
        </w:rPr>
      </w:pPr>
      <w:bookmarkStart w:id="78" w:name="_heading=h.bvzh47cmujvo" w:colFirst="0" w:colLast="0"/>
      <w:bookmarkEnd w:id="78"/>
      <w:r>
        <w:rPr>
          <w:b/>
          <w:bCs/>
          <w:color w:val="000000"/>
        </w:rPr>
        <w:t>Modelo Entidad-Relación</w:t>
      </w:r>
    </w:p>
    <w:p w14:paraId="045BC88C" w14:textId="77777777" w:rsidR="00F11F46" w:rsidRDefault="00652FAD">
      <w:r>
        <w:t xml:space="preserve">Para una comprensión integral de la lógica del software y las interacciones entre los actores del proceso de prácticas, consulte el </w:t>
      </w:r>
      <w:r>
        <w:rPr>
          <w:b/>
          <w:bCs/>
        </w:rPr>
        <w:t>Anexo A: Modelo Entidad-Relación</w:t>
      </w:r>
      <w:r>
        <w:t>, presentado en formato expandido para garantizar su legibilidad.</w:t>
      </w:r>
    </w:p>
    <w:p w14:paraId="045BC88D" w14:textId="77777777" w:rsidR="00F11F46" w:rsidRDefault="00652FAD">
      <w:r>
        <w:rPr>
          <w:noProof/>
        </w:rPr>
        <w:drawing>
          <wp:inline distT="114300" distB="114300" distL="114300" distR="114300" wp14:anchorId="045BCA2A" wp14:editId="045BCA2B">
            <wp:extent cx="57312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731200" cy="3962400"/>
                    </a:xfrm>
                    <a:prstGeom prst="rect">
                      <a:avLst/>
                    </a:prstGeom>
                    <a:ln/>
                  </pic:spPr>
                </pic:pic>
              </a:graphicData>
            </a:graphic>
          </wp:inline>
        </w:drawing>
      </w:r>
    </w:p>
    <w:p w14:paraId="045BC88E" w14:textId="77777777" w:rsidR="00F11F46" w:rsidRDefault="00F11F46">
      <w:pPr>
        <w:ind w:firstLine="0"/>
      </w:pPr>
    </w:p>
    <w:p w14:paraId="045BC88F" w14:textId="77777777" w:rsidR="00F11F46" w:rsidRDefault="00652FAD">
      <w:pPr>
        <w:pBdr>
          <w:top w:val="nil"/>
          <w:left w:val="nil"/>
          <w:bottom w:val="nil"/>
          <w:right w:val="nil"/>
          <w:between w:val="nil"/>
        </w:pBdr>
        <w:spacing w:before="240" w:after="240"/>
        <w:ind w:firstLine="0"/>
        <w:rPr>
          <w:b/>
          <w:bCs/>
          <w:color w:val="000000"/>
        </w:rPr>
      </w:pPr>
      <w:bookmarkStart w:id="79" w:name="_heading=h.kbnkanvtggwk" w:colFirst="0" w:colLast="0"/>
      <w:bookmarkEnd w:id="79"/>
      <w:r>
        <w:rPr>
          <w:b/>
          <w:bCs/>
          <w:color w:val="000000"/>
        </w:rPr>
        <w:t>Modelo Relacional</w:t>
      </w:r>
    </w:p>
    <w:p w14:paraId="045BC890" w14:textId="77777777" w:rsidR="00F11F46" w:rsidRDefault="00652FAD">
      <w:r>
        <w:t xml:space="preserve">El diseño lógico de las tablas y sus relaciones se encuentra disponible en el </w:t>
      </w:r>
      <w:r>
        <w:rPr>
          <w:b/>
          <w:bCs/>
        </w:rPr>
        <w:t>Anexo B: Modelo Relacional</w:t>
      </w:r>
      <w:r>
        <w:t xml:space="preserve">. Este modelo define la estructura final de la base de datos, detallando la </w:t>
      </w:r>
      <w:r>
        <w:lastRenderedPageBreak/>
        <w:t>nulidad de los campos y las conexiones que permiten la trazabilidad de la información del proceso de prácticas.</w:t>
      </w:r>
    </w:p>
    <w:p w14:paraId="045BC891" w14:textId="77777777" w:rsidR="00F11F46" w:rsidRDefault="00652FAD">
      <w:r>
        <w:rPr>
          <w:noProof/>
        </w:rPr>
        <w:drawing>
          <wp:inline distT="114300" distB="114300" distL="114300" distR="114300" wp14:anchorId="045BCA2C" wp14:editId="045BCA2D">
            <wp:extent cx="5731200" cy="54229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5422900"/>
                    </a:xfrm>
                    <a:prstGeom prst="rect">
                      <a:avLst/>
                    </a:prstGeom>
                    <a:ln/>
                  </pic:spPr>
                </pic:pic>
              </a:graphicData>
            </a:graphic>
          </wp:inline>
        </w:drawing>
      </w:r>
    </w:p>
    <w:p w14:paraId="045BC892" w14:textId="77777777" w:rsidR="00F11F46" w:rsidRDefault="00F11F46"/>
    <w:p w14:paraId="045BC893" w14:textId="77777777" w:rsidR="00F11F46" w:rsidRDefault="00652FAD">
      <w:pPr>
        <w:pBdr>
          <w:top w:val="nil"/>
          <w:left w:val="nil"/>
          <w:bottom w:val="nil"/>
          <w:right w:val="nil"/>
          <w:between w:val="nil"/>
        </w:pBdr>
        <w:spacing w:before="240" w:after="240"/>
        <w:ind w:firstLine="0"/>
        <w:rPr>
          <w:b/>
          <w:bCs/>
          <w:color w:val="000000"/>
        </w:rPr>
      </w:pPr>
      <w:bookmarkStart w:id="80" w:name="_heading=h.41wzhnm7ltc9" w:colFirst="0" w:colLast="0"/>
      <w:bookmarkEnd w:id="80"/>
      <w:r>
        <w:rPr>
          <w:b/>
          <w:bCs/>
          <w:color w:val="000000"/>
        </w:rPr>
        <w:t>Diccionario de Datos</w:t>
      </w:r>
    </w:p>
    <w:p w14:paraId="045BC894" w14:textId="77777777" w:rsidR="00F11F46" w:rsidRDefault="00652FAD">
      <w:r>
        <w:t xml:space="preserve">Como complemento a los diagramas técnicos, se adjunta en el </w:t>
      </w:r>
      <w:r>
        <w:rPr>
          <w:b/>
          <w:bCs/>
        </w:rPr>
        <w:t>Anexo C: Diccionario de Datos</w:t>
      </w:r>
      <w:r>
        <w:t xml:space="preserve">, el cual proporciona una descripción exhaustiva de cada atributo, especificando tipos de </w:t>
      </w:r>
      <w:r>
        <w:lastRenderedPageBreak/>
        <w:t>datos, longitudes, restricciones de nulidad y una breve definición funcional. Este documento sirve como guía técnica para el desarrollo y mantenimiento del software.</w:t>
      </w:r>
    </w:p>
    <w:p w14:paraId="045BC895" w14:textId="77777777" w:rsidR="00F11F46" w:rsidRDefault="00F11F46">
      <w:pPr>
        <w:ind w:firstLine="0"/>
      </w:pPr>
    </w:p>
    <w:p w14:paraId="045BC896" w14:textId="77777777" w:rsidR="00F11F46" w:rsidRDefault="00652FAD">
      <w:pPr>
        <w:pBdr>
          <w:top w:val="nil"/>
          <w:left w:val="nil"/>
          <w:bottom w:val="nil"/>
          <w:right w:val="nil"/>
          <w:between w:val="nil"/>
        </w:pBdr>
        <w:spacing w:line="276" w:lineRule="auto"/>
        <w:ind w:firstLine="0"/>
        <w:jc w:val="center"/>
        <w:rPr>
          <w:b/>
          <w:bCs/>
          <w:color w:val="000000"/>
        </w:rPr>
      </w:pPr>
      <w:bookmarkStart w:id="81" w:name="_heading=h.gv4cwtph0vzu" w:colFirst="0" w:colLast="0"/>
      <w:bookmarkEnd w:id="81"/>
      <w:r>
        <w:rPr>
          <w:b/>
          <w:bCs/>
          <w:color w:val="000000"/>
        </w:rPr>
        <w:t>Diseño Interfaz (MOCKUP)</w:t>
      </w:r>
    </w:p>
    <w:p w14:paraId="045BC897" w14:textId="77777777" w:rsidR="00F11F46" w:rsidRDefault="00652FAD">
      <w:r>
        <w:t xml:space="preserve">Las interfaces presentadas corresponden a la fase de diseño inicial (Mockups). Por tanto, la interfaz gráfica no es definitiva y está sujeta a ajustes técnicos y funcionales conforme avance el desarrollo del proyecto, con el fin de optimizar la experiencia del usuario y la integración con el </w:t>
      </w:r>
      <w:proofErr w:type="spellStart"/>
      <w:r>
        <w:t>backend</w:t>
      </w:r>
      <w:proofErr w:type="spellEnd"/>
      <w:r>
        <w:t>.</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Change w:id="82" w:author="Microsoft Word" w:date="2026-05-03T22:17:00Z" w16du:dateUtc="2026-05-04T03:17:00Z">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9029"/>
        <w:tblGridChange w:id="83">
          <w:tblGrid>
            <w:gridCol w:w="9029"/>
          </w:tblGrid>
        </w:tblGridChange>
      </w:tblGrid>
      <w:tr w:rsidR="00F11F46" w14:paraId="045BC899" w14:textId="77777777">
        <w:tc>
          <w:tcPr>
            <w:tcW w:w="9029" w:type="dxa"/>
            <w:tcMar>
              <w:top w:w="100" w:type="dxa"/>
              <w:left w:w="100" w:type="dxa"/>
              <w:bottom w:w="100" w:type="dxa"/>
              <w:right w:w="100" w:type="dxa"/>
            </w:tcMar>
            <w:tcPrChange w:id="84" w:author="Microsoft Word" w:date="2026-05-03T22:17:00Z" w16du:dateUtc="2026-05-04T03:17:00Z">
              <w:tcPr>
                <w:tcW w:w="9029" w:type="dxa"/>
                <w:tcMar>
                  <w:top w:w="100" w:type="dxa"/>
                  <w:left w:w="100" w:type="dxa"/>
                  <w:bottom w:w="100" w:type="dxa"/>
                  <w:right w:w="100" w:type="dxa"/>
                </w:tcMar>
              </w:tcPr>
            </w:tcPrChange>
          </w:tcPr>
          <w:p w14:paraId="045BC898" w14:textId="77777777" w:rsidR="00F11F46" w:rsidRDefault="00652FAD">
            <w:pPr>
              <w:widowControl w:val="0"/>
              <w:pBdr>
                <w:top w:val="nil"/>
                <w:left w:val="nil"/>
                <w:bottom w:val="nil"/>
                <w:right w:val="nil"/>
                <w:between w:val="nil"/>
              </w:pBdr>
              <w:spacing w:line="240" w:lineRule="auto"/>
              <w:jc w:val="center"/>
            </w:pPr>
            <w:r>
              <w:rPr>
                <w:noProof/>
              </w:rPr>
              <w:drawing>
                <wp:inline distT="114300" distB="114300" distL="114300" distR="114300" wp14:anchorId="045BCA2E" wp14:editId="045BCA2F">
                  <wp:extent cx="5591175" cy="33020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591175" cy="3302000"/>
                          </a:xfrm>
                          <a:prstGeom prst="rect">
                            <a:avLst/>
                          </a:prstGeom>
                          <a:ln/>
                        </pic:spPr>
                      </pic:pic>
                    </a:graphicData>
                  </a:graphic>
                </wp:inline>
              </w:drawing>
            </w:r>
          </w:p>
        </w:tc>
      </w:tr>
      <w:tr w:rsidR="00F11F46" w14:paraId="045BC89B" w14:textId="77777777">
        <w:tc>
          <w:tcPr>
            <w:tcW w:w="9029" w:type="dxa"/>
            <w:tcMar>
              <w:top w:w="100" w:type="dxa"/>
              <w:left w:w="100" w:type="dxa"/>
              <w:bottom w:w="100" w:type="dxa"/>
              <w:right w:w="100" w:type="dxa"/>
            </w:tcMar>
            <w:tcPrChange w:id="85" w:author="Microsoft Word" w:date="2026-05-03T22:17:00Z" w16du:dateUtc="2026-05-04T03:17:00Z">
              <w:tcPr>
                <w:tcW w:w="9029" w:type="dxa"/>
                <w:tcMar>
                  <w:top w:w="100" w:type="dxa"/>
                  <w:left w:w="100" w:type="dxa"/>
                  <w:bottom w:w="100" w:type="dxa"/>
                  <w:right w:w="100" w:type="dxa"/>
                </w:tcMar>
              </w:tcPr>
            </w:tcPrChange>
          </w:tcPr>
          <w:p w14:paraId="045BC89A" w14:textId="77777777" w:rsidR="00F11F46" w:rsidRDefault="00652FAD">
            <w:pPr>
              <w:widowControl w:val="0"/>
              <w:pBdr>
                <w:top w:val="nil"/>
                <w:left w:val="nil"/>
                <w:bottom w:val="nil"/>
                <w:right w:val="nil"/>
                <w:between w:val="nil"/>
              </w:pBdr>
              <w:spacing w:line="240" w:lineRule="auto"/>
            </w:pPr>
            <w:r>
              <w:t>Interfaz de acceso principal que implementa el control de seguridad mediante autenticación de usuario y contraseña.</w:t>
            </w:r>
          </w:p>
        </w:tc>
      </w:tr>
    </w:tbl>
    <w:p w14:paraId="045BC89C" w14:textId="77777777" w:rsidR="00F11F46" w:rsidRDefault="00F11F46"/>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Change w:id="86" w:author="Microsoft Word" w:date="2026-05-03T22:17:00Z" w16du:dateUtc="2026-05-04T03:17:00Z">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9029"/>
        <w:tblGridChange w:id="87">
          <w:tblGrid>
            <w:gridCol w:w="9029"/>
          </w:tblGrid>
        </w:tblGridChange>
      </w:tblGrid>
      <w:tr w:rsidR="00F11F46" w14:paraId="045BC89E" w14:textId="77777777">
        <w:tc>
          <w:tcPr>
            <w:tcW w:w="9029" w:type="dxa"/>
            <w:tcMar>
              <w:top w:w="100" w:type="dxa"/>
              <w:left w:w="100" w:type="dxa"/>
              <w:bottom w:w="100" w:type="dxa"/>
              <w:right w:w="100" w:type="dxa"/>
            </w:tcMar>
            <w:tcPrChange w:id="88" w:author="Microsoft Word" w:date="2026-05-03T22:17:00Z" w16du:dateUtc="2026-05-04T03:17:00Z">
              <w:tcPr>
                <w:tcW w:w="9029" w:type="dxa"/>
                <w:tcMar>
                  <w:top w:w="100" w:type="dxa"/>
                  <w:left w:w="100" w:type="dxa"/>
                  <w:bottom w:w="100" w:type="dxa"/>
                  <w:right w:w="100" w:type="dxa"/>
                </w:tcMar>
              </w:tcPr>
            </w:tcPrChange>
          </w:tcPr>
          <w:p w14:paraId="045BC89D" w14:textId="77777777" w:rsidR="00F11F46" w:rsidRDefault="00652FAD">
            <w:pPr>
              <w:widowControl w:val="0"/>
              <w:spacing w:line="240" w:lineRule="auto"/>
              <w:jc w:val="center"/>
            </w:pPr>
            <w:r>
              <w:rPr>
                <w:noProof/>
              </w:rPr>
              <w:lastRenderedPageBreak/>
              <w:drawing>
                <wp:inline distT="114300" distB="114300" distL="114300" distR="114300" wp14:anchorId="045BCA30" wp14:editId="045BCA31">
                  <wp:extent cx="5591175" cy="24638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591175" cy="2463800"/>
                          </a:xfrm>
                          <a:prstGeom prst="rect">
                            <a:avLst/>
                          </a:prstGeom>
                          <a:ln/>
                        </pic:spPr>
                      </pic:pic>
                    </a:graphicData>
                  </a:graphic>
                </wp:inline>
              </w:drawing>
            </w:r>
          </w:p>
        </w:tc>
      </w:tr>
      <w:tr w:rsidR="00F11F46" w14:paraId="045BC8A0" w14:textId="77777777">
        <w:tc>
          <w:tcPr>
            <w:tcW w:w="9029" w:type="dxa"/>
            <w:tcMar>
              <w:top w:w="100" w:type="dxa"/>
              <w:left w:w="100" w:type="dxa"/>
              <w:bottom w:w="100" w:type="dxa"/>
              <w:right w:w="100" w:type="dxa"/>
            </w:tcMar>
            <w:tcPrChange w:id="89" w:author="Microsoft Word" w:date="2026-05-03T22:17:00Z" w16du:dateUtc="2026-05-04T03:17:00Z">
              <w:tcPr>
                <w:tcW w:w="9029" w:type="dxa"/>
                <w:tcMar>
                  <w:top w:w="100" w:type="dxa"/>
                  <w:left w:w="100" w:type="dxa"/>
                  <w:bottom w:w="100" w:type="dxa"/>
                  <w:right w:w="100" w:type="dxa"/>
                </w:tcMar>
              </w:tcPr>
            </w:tcPrChange>
          </w:tcPr>
          <w:p w14:paraId="045BC89F" w14:textId="77777777" w:rsidR="00F11F46" w:rsidRDefault="00652FAD">
            <w:pPr>
              <w:widowControl w:val="0"/>
              <w:spacing w:line="240" w:lineRule="auto"/>
            </w:pPr>
            <w:r>
              <w:t xml:space="preserve">Centro de control integral para la administración de los actores del software, incluyendo estudiantes, docentes y asesores. Presenta una arquitectura que permite el registro centralizado de perfiles, la asignación de roles académicos y el monitoreo del estado de cuenta, garantizando la integridad de la información y el control de acceso según las jerarquías institucionales. </w:t>
            </w:r>
          </w:p>
        </w:tc>
      </w:tr>
    </w:tbl>
    <w:p w14:paraId="045BC8A1" w14:textId="77777777" w:rsidR="00F11F46" w:rsidRDefault="00F11F46"/>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Change w:id="90" w:author="Microsoft Word" w:date="2026-05-03T22:17:00Z" w16du:dateUtc="2026-05-04T03:17:00Z">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9029"/>
        <w:tblGridChange w:id="91">
          <w:tblGrid>
            <w:gridCol w:w="9029"/>
          </w:tblGrid>
        </w:tblGridChange>
      </w:tblGrid>
      <w:tr w:rsidR="00F11F46" w14:paraId="045BC8A3" w14:textId="77777777">
        <w:tc>
          <w:tcPr>
            <w:tcW w:w="9029" w:type="dxa"/>
            <w:tcMar>
              <w:top w:w="100" w:type="dxa"/>
              <w:left w:w="100" w:type="dxa"/>
              <w:bottom w:w="100" w:type="dxa"/>
              <w:right w:w="100" w:type="dxa"/>
            </w:tcMar>
            <w:tcPrChange w:id="92" w:author="Microsoft Word" w:date="2026-05-03T22:17:00Z" w16du:dateUtc="2026-05-04T03:17:00Z">
              <w:tcPr>
                <w:tcW w:w="9029" w:type="dxa"/>
                <w:tcMar>
                  <w:top w:w="100" w:type="dxa"/>
                  <w:left w:w="100" w:type="dxa"/>
                  <w:bottom w:w="100" w:type="dxa"/>
                  <w:right w:w="100" w:type="dxa"/>
                </w:tcMar>
              </w:tcPr>
            </w:tcPrChange>
          </w:tcPr>
          <w:p w14:paraId="045BC8A2" w14:textId="77777777" w:rsidR="00F11F46" w:rsidRDefault="00652FAD">
            <w:pPr>
              <w:widowControl w:val="0"/>
              <w:spacing w:line="240" w:lineRule="auto"/>
              <w:jc w:val="center"/>
            </w:pPr>
            <w:r>
              <w:rPr>
                <w:noProof/>
              </w:rPr>
              <w:drawing>
                <wp:inline distT="114300" distB="114300" distL="114300" distR="114300" wp14:anchorId="045BCA32" wp14:editId="045BCA33">
                  <wp:extent cx="5591175" cy="24638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591175" cy="2463800"/>
                          </a:xfrm>
                          <a:prstGeom prst="rect">
                            <a:avLst/>
                          </a:prstGeom>
                          <a:ln/>
                        </pic:spPr>
                      </pic:pic>
                    </a:graphicData>
                  </a:graphic>
                </wp:inline>
              </w:drawing>
            </w:r>
          </w:p>
        </w:tc>
      </w:tr>
      <w:tr w:rsidR="00F11F46" w14:paraId="045BC8A5" w14:textId="77777777">
        <w:tc>
          <w:tcPr>
            <w:tcW w:w="9029" w:type="dxa"/>
            <w:tcMar>
              <w:top w:w="100" w:type="dxa"/>
              <w:left w:w="100" w:type="dxa"/>
              <w:bottom w:w="100" w:type="dxa"/>
              <w:right w:w="100" w:type="dxa"/>
            </w:tcMar>
            <w:tcPrChange w:id="93" w:author="Microsoft Word" w:date="2026-05-03T22:17:00Z" w16du:dateUtc="2026-05-04T03:17:00Z">
              <w:tcPr>
                <w:tcW w:w="9029" w:type="dxa"/>
                <w:tcMar>
                  <w:top w:w="100" w:type="dxa"/>
                  <w:left w:w="100" w:type="dxa"/>
                  <w:bottom w:w="100" w:type="dxa"/>
                  <w:right w:w="100" w:type="dxa"/>
                </w:tcMar>
              </w:tcPr>
            </w:tcPrChange>
          </w:tcPr>
          <w:p w14:paraId="045BC8A4" w14:textId="77777777" w:rsidR="00F11F46" w:rsidRDefault="00652FAD">
            <w:pPr>
              <w:widowControl w:val="0"/>
              <w:spacing w:line="240" w:lineRule="auto"/>
            </w:pPr>
            <w:r>
              <w:t xml:space="preserve">Interfaz operativa diseñada para la administración y supervisión de las entidades receptoras vinculadas al programa de prácticas. Este módulo permite al </w:t>
            </w:r>
            <w:proofErr w:type="gramStart"/>
            <w:r>
              <w:t>Director</w:t>
            </w:r>
            <w:proofErr w:type="gramEnd"/>
            <w:r>
              <w:t xml:space="preserve"> registrar nuevas instituciones, gestionar convenios activos y controlar dinámicamente la disponibilidad de cupos, asegurando que la oferta de plazas se mantenga actualizada para el proceso de selección de los estudiantes. </w:t>
            </w:r>
          </w:p>
        </w:tc>
      </w:tr>
    </w:tbl>
    <w:p w14:paraId="045BC8A6" w14:textId="77777777" w:rsidR="00F11F46" w:rsidRDefault="00F11F46"/>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Change w:id="94" w:author="Microsoft Word" w:date="2026-05-03T22:17:00Z" w16du:dateUtc="2026-05-04T03:17:00Z">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9029"/>
        <w:tblGridChange w:id="95">
          <w:tblGrid>
            <w:gridCol w:w="9029"/>
          </w:tblGrid>
        </w:tblGridChange>
      </w:tblGrid>
      <w:tr w:rsidR="00F11F46" w14:paraId="045BC8A8" w14:textId="77777777">
        <w:tc>
          <w:tcPr>
            <w:tcW w:w="9029" w:type="dxa"/>
            <w:tcMar>
              <w:top w:w="100" w:type="dxa"/>
              <w:left w:w="100" w:type="dxa"/>
              <w:bottom w:w="100" w:type="dxa"/>
              <w:right w:w="100" w:type="dxa"/>
            </w:tcMar>
            <w:tcPrChange w:id="96" w:author="Microsoft Word" w:date="2026-05-03T22:17:00Z" w16du:dateUtc="2026-05-04T03:17:00Z">
              <w:tcPr>
                <w:tcW w:w="9029" w:type="dxa"/>
                <w:tcMar>
                  <w:top w:w="100" w:type="dxa"/>
                  <w:left w:w="100" w:type="dxa"/>
                  <w:bottom w:w="100" w:type="dxa"/>
                  <w:right w:w="100" w:type="dxa"/>
                </w:tcMar>
              </w:tcPr>
            </w:tcPrChange>
          </w:tcPr>
          <w:p w14:paraId="045BC8A7" w14:textId="77777777" w:rsidR="00F11F46" w:rsidRDefault="00652FAD">
            <w:pPr>
              <w:widowControl w:val="0"/>
              <w:spacing w:line="240" w:lineRule="auto"/>
              <w:jc w:val="center"/>
            </w:pPr>
            <w:r>
              <w:rPr>
                <w:noProof/>
              </w:rPr>
              <w:lastRenderedPageBreak/>
              <w:drawing>
                <wp:inline distT="114300" distB="114300" distL="114300" distR="114300" wp14:anchorId="045BCA34" wp14:editId="045BCA35">
                  <wp:extent cx="5591175" cy="24638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591175" cy="2463800"/>
                          </a:xfrm>
                          <a:prstGeom prst="rect">
                            <a:avLst/>
                          </a:prstGeom>
                          <a:ln/>
                        </pic:spPr>
                      </pic:pic>
                    </a:graphicData>
                  </a:graphic>
                </wp:inline>
              </w:drawing>
            </w:r>
          </w:p>
        </w:tc>
      </w:tr>
      <w:tr w:rsidR="00F11F46" w14:paraId="045BC8AA" w14:textId="77777777">
        <w:tc>
          <w:tcPr>
            <w:tcW w:w="9029" w:type="dxa"/>
            <w:tcMar>
              <w:top w:w="100" w:type="dxa"/>
              <w:left w:w="100" w:type="dxa"/>
              <w:bottom w:w="100" w:type="dxa"/>
              <w:right w:w="100" w:type="dxa"/>
            </w:tcMar>
            <w:tcPrChange w:id="97" w:author="Microsoft Word" w:date="2026-05-03T22:17:00Z" w16du:dateUtc="2026-05-04T03:17:00Z">
              <w:tcPr>
                <w:tcW w:w="9029" w:type="dxa"/>
                <w:tcMar>
                  <w:top w:w="100" w:type="dxa"/>
                  <w:left w:w="100" w:type="dxa"/>
                  <w:bottom w:w="100" w:type="dxa"/>
                  <w:right w:w="100" w:type="dxa"/>
                </w:tcMar>
              </w:tcPr>
            </w:tcPrChange>
          </w:tcPr>
          <w:p w14:paraId="045BC8A9" w14:textId="77777777" w:rsidR="00F11F46" w:rsidRDefault="00652FAD">
            <w:pPr>
              <w:widowControl w:val="0"/>
              <w:spacing w:line="240" w:lineRule="auto"/>
            </w:pPr>
            <w:r>
              <w:t xml:space="preserve">Panel de control pedagógico diseñado para la formalización y seguimiento de las prácticas profesionales. Esta interfaz permite al </w:t>
            </w:r>
            <w:proofErr w:type="gramStart"/>
            <w:r>
              <w:t>Director</w:t>
            </w:r>
            <w:proofErr w:type="gramEnd"/>
            <w:r>
              <w:t xml:space="preserve"> procesar las solicitudes habilitadas, vinculado oficialmente al estudiante con una institución, un docente y un asesor, mientras el software automatiza la actualización de cupos y el cambio de estados operativos en tiempo real. </w:t>
            </w:r>
          </w:p>
        </w:tc>
      </w:tr>
    </w:tbl>
    <w:p w14:paraId="045BC8AB" w14:textId="77777777" w:rsidR="00F11F46" w:rsidRDefault="00F11F46"/>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Change w:id="98" w:author="Microsoft Word" w:date="2026-05-03T22:17:00Z" w16du:dateUtc="2026-05-04T03:17:00Z">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9029"/>
        <w:tblGridChange w:id="99">
          <w:tblGrid>
            <w:gridCol w:w="9029"/>
          </w:tblGrid>
        </w:tblGridChange>
      </w:tblGrid>
      <w:tr w:rsidR="00F11F46" w14:paraId="045BC8AD" w14:textId="77777777">
        <w:tc>
          <w:tcPr>
            <w:tcW w:w="9029" w:type="dxa"/>
            <w:tcMar>
              <w:top w:w="100" w:type="dxa"/>
              <w:left w:w="100" w:type="dxa"/>
              <w:bottom w:w="100" w:type="dxa"/>
              <w:right w:w="100" w:type="dxa"/>
            </w:tcMar>
            <w:tcPrChange w:id="100" w:author="Microsoft Word" w:date="2026-05-03T22:17:00Z" w16du:dateUtc="2026-05-04T03:17:00Z">
              <w:tcPr>
                <w:tcW w:w="9029" w:type="dxa"/>
                <w:tcMar>
                  <w:top w:w="100" w:type="dxa"/>
                  <w:left w:w="100" w:type="dxa"/>
                  <w:bottom w:w="100" w:type="dxa"/>
                  <w:right w:w="100" w:type="dxa"/>
                </w:tcMar>
              </w:tcPr>
            </w:tcPrChange>
          </w:tcPr>
          <w:p w14:paraId="045BC8AC" w14:textId="77777777" w:rsidR="00F11F46" w:rsidRDefault="00652FAD">
            <w:pPr>
              <w:widowControl w:val="0"/>
              <w:spacing w:line="240" w:lineRule="auto"/>
              <w:jc w:val="center"/>
            </w:pPr>
            <w:r>
              <w:rPr>
                <w:noProof/>
              </w:rPr>
              <w:drawing>
                <wp:inline distT="114300" distB="114300" distL="114300" distR="114300" wp14:anchorId="045BCA36" wp14:editId="045BCA37">
                  <wp:extent cx="5591175" cy="32639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591175" cy="3263900"/>
                          </a:xfrm>
                          <a:prstGeom prst="rect">
                            <a:avLst/>
                          </a:prstGeom>
                          <a:ln/>
                        </pic:spPr>
                      </pic:pic>
                    </a:graphicData>
                  </a:graphic>
                </wp:inline>
              </w:drawing>
            </w:r>
          </w:p>
        </w:tc>
      </w:tr>
      <w:tr w:rsidR="00F11F46" w14:paraId="045BC8AF" w14:textId="77777777">
        <w:tc>
          <w:tcPr>
            <w:tcW w:w="9029" w:type="dxa"/>
            <w:tcMar>
              <w:top w:w="100" w:type="dxa"/>
              <w:left w:w="100" w:type="dxa"/>
              <w:bottom w:w="100" w:type="dxa"/>
              <w:right w:w="100" w:type="dxa"/>
            </w:tcMar>
            <w:tcPrChange w:id="101" w:author="Microsoft Word" w:date="2026-05-03T22:17:00Z" w16du:dateUtc="2026-05-04T03:17:00Z">
              <w:tcPr>
                <w:tcW w:w="9029" w:type="dxa"/>
                <w:tcMar>
                  <w:top w:w="100" w:type="dxa"/>
                  <w:left w:w="100" w:type="dxa"/>
                  <w:bottom w:w="100" w:type="dxa"/>
                  <w:right w:w="100" w:type="dxa"/>
                </w:tcMar>
              </w:tcPr>
            </w:tcPrChange>
          </w:tcPr>
          <w:p w14:paraId="045BC8AE" w14:textId="77777777" w:rsidR="00F11F46" w:rsidRDefault="00652FAD">
            <w:pPr>
              <w:widowControl w:val="0"/>
              <w:spacing w:line="240" w:lineRule="auto"/>
            </w:pPr>
            <w:r>
              <w:t xml:space="preserve">Entorno personal del practicante diseñado para el seguimiento integral de su proceso de vinculación. En este espacio, el estudiante puede visualizar su información académica, gestionar la carga de soportes legales requeridos y monitorear en tiempo real su </w:t>
            </w:r>
            <w:r>
              <w:lastRenderedPageBreak/>
              <w:t xml:space="preserve">estatus de asignación. La arquitectura de esta vista garantiza que el estudiante tenga claridad sobre cada etapa de su trámite, desde la validación documental hasta la formalización de su práctica. </w:t>
            </w:r>
          </w:p>
        </w:tc>
      </w:tr>
    </w:tbl>
    <w:p w14:paraId="045BC8B0" w14:textId="77777777" w:rsidR="00F11F46" w:rsidRDefault="00F11F46"/>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Change w:id="102" w:author="Microsoft Word" w:date="2026-05-03T22:17:00Z" w16du:dateUtc="2026-05-04T03:17:00Z">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9029"/>
        <w:tblGridChange w:id="103">
          <w:tblGrid>
            <w:gridCol w:w="9029"/>
          </w:tblGrid>
        </w:tblGridChange>
      </w:tblGrid>
      <w:tr w:rsidR="00F11F46" w14:paraId="045BC8B2" w14:textId="77777777">
        <w:tc>
          <w:tcPr>
            <w:tcW w:w="9029" w:type="dxa"/>
            <w:tcMar>
              <w:top w:w="100" w:type="dxa"/>
              <w:left w:w="100" w:type="dxa"/>
              <w:bottom w:w="100" w:type="dxa"/>
              <w:right w:w="100" w:type="dxa"/>
            </w:tcMar>
            <w:tcPrChange w:id="104" w:author="Microsoft Word" w:date="2026-05-03T22:17:00Z" w16du:dateUtc="2026-05-04T03:17:00Z">
              <w:tcPr>
                <w:tcW w:w="9029" w:type="dxa"/>
                <w:tcMar>
                  <w:top w:w="100" w:type="dxa"/>
                  <w:left w:w="100" w:type="dxa"/>
                  <w:bottom w:w="100" w:type="dxa"/>
                  <w:right w:w="100" w:type="dxa"/>
                </w:tcMar>
              </w:tcPr>
            </w:tcPrChange>
          </w:tcPr>
          <w:p w14:paraId="045BC8B1" w14:textId="77777777" w:rsidR="00F11F46" w:rsidRDefault="00652FAD">
            <w:pPr>
              <w:widowControl w:val="0"/>
              <w:spacing w:line="240" w:lineRule="auto"/>
              <w:jc w:val="center"/>
            </w:pPr>
            <w:r>
              <w:rPr>
                <w:noProof/>
              </w:rPr>
              <w:drawing>
                <wp:inline distT="114300" distB="114300" distL="114300" distR="114300" wp14:anchorId="045BCA38" wp14:editId="045BCA39">
                  <wp:extent cx="5591175" cy="32766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591175" cy="3276600"/>
                          </a:xfrm>
                          <a:prstGeom prst="rect">
                            <a:avLst/>
                          </a:prstGeom>
                          <a:ln/>
                        </pic:spPr>
                      </pic:pic>
                    </a:graphicData>
                  </a:graphic>
                </wp:inline>
              </w:drawing>
            </w:r>
          </w:p>
        </w:tc>
      </w:tr>
      <w:tr w:rsidR="00F11F46" w14:paraId="045BC8B4" w14:textId="77777777">
        <w:tc>
          <w:tcPr>
            <w:tcW w:w="9029" w:type="dxa"/>
            <w:tcMar>
              <w:top w:w="100" w:type="dxa"/>
              <w:left w:w="100" w:type="dxa"/>
              <w:bottom w:w="100" w:type="dxa"/>
              <w:right w:w="100" w:type="dxa"/>
            </w:tcMar>
            <w:tcPrChange w:id="105" w:author="Microsoft Word" w:date="2026-05-03T22:17:00Z" w16du:dateUtc="2026-05-04T03:17:00Z">
              <w:tcPr>
                <w:tcW w:w="9029" w:type="dxa"/>
                <w:tcMar>
                  <w:top w:w="100" w:type="dxa"/>
                  <w:left w:w="100" w:type="dxa"/>
                  <w:bottom w:w="100" w:type="dxa"/>
                  <w:right w:w="100" w:type="dxa"/>
                </w:tcMar>
              </w:tcPr>
            </w:tcPrChange>
          </w:tcPr>
          <w:p w14:paraId="045BC8B3" w14:textId="77777777" w:rsidR="00F11F46" w:rsidRDefault="00652FAD">
            <w:pPr>
              <w:widowControl w:val="0"/>
              <w:spacing w:line="240" w:lineRule="auto"/>
            </w:pPr>
            <w:r>
              <w:t xml:space="preserve">Interfaz operativa de postulación donde el estudiante ejerce su autonomía para priorizar sus preferencias de práctica. Este módulo despliega dinámicamente las instituciones con convenios activos y cupos disponibles, permitiendo al usuario registrar una opción principal y una alternativa. El software actúa como un canal directo de comunicación hacia la dirección, asegurando que los intereses del estudiante sean considerados en la etapa de asignación final. </w:t>
            </w:r>
          </w:p>
        </w:tc>
      </w:tr>
    </w:tbl>
    <w:p w14:paraId="045BC8B5" w14:textId="77777777" w:rsidR="00F11F46" w:rsidRDefault="00F11F46"/>
    <w:p w14:paraId="045BC8B6" w14:textId="77777777" w:rsidR="00F11F46" w:rsidRDefault="00652FAD">
      <w:pPr>
        <w:pBdr>
          <w:top w:val="nil"/>
          <w:left w:val="nil"/>
          <w:bottom w:val="nil"/>
          <w:right w:val="nil"/>
          <w:between w:val="nil"/>
        </w:pBdr>
        <w:spacing w:line="276" w:lineRule="auto"/>
        <w:ind w:firstLine="0"/>
        <w:jc w:val="center"/>
        <w:rPr>
          <w:b/>
          <w:bCs/>
          <w:color w:val="000000"/>
        </w:rPr>
      </w:pPr>
      <w:bookmarkStart w:id="106" w:name="_heading=h.7in4tjjyprxq" w:colFirst="0" w:colLast="0"/>
      <w:bookmarkEnd w:id="106"/>
      <w:r>
        <w:rPr>
          <w:b/>
          <w:bCs/>
          <w:color w:val="000000"/>
        </w:rPr>
        <w:t xml:space="preserve">Código y Prototipo </w:t>
      </w:r>
    </w:p>
    <w:p w14:paraId="045BC8B7" w14:textId="77777777" w:rsidR="00F11F46" w:rsidRDefault="00652FAD">
      <w:r>
        <w:t>Se desarrolló un software de Gestión de Prácticas que automatiza el control de documentos, la oferta de plazas y la vinculación oficial de estudiantes con instituciones. El software integra una interfaz de escritorio con una base de datos Oracle para asegurar que la asignación de cupos y el seguimiento administrativo sean rápidos y sin errores.</w:t>
      </w:r>
    </w:p>
    <w:p w14:paraId="045BC8B8" w14:textId="77777777" w:rsidR="00F11F46" w:rsidRDefault="00652FAD">
      <w:r>
        <w:t>El código fuente, la estructura de la base de datos y todos los archivos técnicos que componen la solución pueden consultarse en el siguiente enlace:</w:t>
      </w:r>
    </w:p>
    <w:p w14:paraId="045BC8B9" w14:textId="77777777" w:rsidR="00F11F46" w:rsidRDefault="00652FAD">
      <w:pPr>
        <w:numPr>
          <w:ilvl w:val="0"/>
          <w:numId w:val="14"/>
        </w:numPr>
        <w:pPrChange w:id="107" w:author="Microsoft Word" w:date="2026-05-03T22:17:00Z" w16du:dateUtc="2026-05-04T03:17:00Z">
          <w:pPr>
            <w:numPr>
              <w:numId w:val="7"/>
            </w:numPr>
            <w:ind w:left="720" w:hanging="360"/>
          </w:pPr>
        </w:pPrChange>
      </w:pPr>
      <w:r>
        <w:rPr>
          <w:b/>
          <w:bCs/>
        </w:rPr>
        <w:lastRenderedPageBreak/>
        <w:t>Repositorio GitHub:</w:t>
      </w:r>
      <w:r>
        <w:t xml:space="preserve"> </w:t>
      </w:r>
      <w:r>
        <w:fldChar w:fldCharType="begin"/>
      </w:r>
      <w:r>
        <w:instrText>HYPERLINK "https://github.com/TWOD22/Proyecto-Integrador" \h</w:instrText>
      </w:r>
      <w:r>
        <w:fldChar w:fldCharType="separate"/>
      </w:r>
      <w:r>
        <w:rPr>
          <w:color w:val="0000FF"/>
          <w:u w:val="single"/>
        </w:rPr>
        <w:t>https://github.com/TWOD22/Proyecto-Integrador</w:t>
      </w:r>
      <w:r>
        <w:fldChar w:fldCharType="end"/>
      </w:r>
    </w:p>
    <w:p w14:paraId="045BC8BA" w14:textId="77777777" w:rsidR="00F11F46" w:rsidRDefault="00652FAD">
      <w:pPr>
        <w:pBdr>
          <w:top w:val="nil"/>
          <w:left w:val="nil"/>
          <w:bottom w:val="nil"/>
          <w:right w:val="nil"/>
          <w:between w:val="nil"/>
        </w:pBdr>
        <w:spacing w:line="276" w:lineRule="auto"/>
        <w:ind w:firstLine="0"/>
        <w:jc w:val="center"/>
        <w:rPr>
          <w:b/>
          <w:bCs/>
          <w:color w:val="000000"/>
        </w:rPr>
      </w:pPr>
      <w:bookmarkStart w:id="108" w:name="_heading=h.ll53wiy8z3u" w:colFirst="0" w:colLast="0"/>
      <w:bookmarkEnd w:id="108"/>
      <w:r>
        <w:rPr>
          <w:b/>
          <w:bCs/>
          <w:color w:val="000000"/>
        </w:rPr>
        <w:t>Montaje y pruebas de requisitos de la Base de Datos</w:t>
      </w:r>
    </w:p>
    <w:p w14:paraId="045BC8BB" w14:textId="77777777" w:rsidR="00F11F46" w:rsidRDefault="00652FAD">
      <w:r>
        <w:t xml:space="preserve">Para nuestro proyecto, implementamos procesos de gestión de datos (CRUD) que mantienen todo bajo control: primero, el administrador crea y actualiza los perfiles de usuarios e instituciones; luego, el software lee y filtra las instituciones con cupos disponibles para que los estudiantes puedan postularse. Cuando el director confirma una práctica, se crea automáticamente un registro de asignación y se actualiza la base de datos restando un cupo a la institución elegida. Finalmente, usamos "borrados lógicos" </w:t>
      </w:r>
      <w:r>
        <w:t>para actualizar estados en lugar de eliminar información, asegurando que siempre tengamos un historial de quién cumplió con sus requisitos y quién ya tiene su plaza asegurada y un borrado para los documentos que el estudiante subió. Todo esto se puede evidenciar en el “Video Prototipo” donde se realizan las pruebas y la gestión de los datos.</w:t>
      </w:r>
    </w:p>
    <w:p w14:paraId="045BC8BC" w14:textId="77777777" w:rsidR="00F11F46" w:rsidRDefault="00F11F46"/>
    <w:p w14:paraId="045BC8BD" w14:textId="77777777" w:rsidR="00F11F46" w:rsidRDefault="00F11F46"/>
    <w:p w14:paraId="045BC8BE" w14:textId="77777777" w:rsidR="00F11F46" w:rsidRDefault="00F11F46"/>
    <w:p w14:paraId="045BC8BF" w14:textId="77777777" w:rsidR="00F11F46" w:rsidRDefault="00F11F46"/>
    <w:p w14:paraId="045BC8C0" w14:textId="77777777" w:rsidR="00F11F46" w:rsidRDefault="00F11F46"/>
    <w:p w14:paraId="045BC8C1" w14:textId="77777777" w:rsidR="00F11F46" w:rsidRDefault="00F11F46"/>
    <w:p w14:paraId="045BC8C2" w14:textId="77777777" w:rsidR="00F11F46" w:rsidRDefault="00F11F46"/>
    <w:p w14:paraId="045BC8C3" w14:textId="77777777" w:rsidR="00F11F46" w:rsidRDefault="00F11F46"/>
    <w:p w14:paraId="045BC8C4" w14:textId="77777777" w:rsidR="00F11F46" w:rsidRDefault="00F11F46"/>
    <w:p w14:paraId="045BC8C5" w14:textId="77777777" w:rsidR="00F11F46" w:rsidRDefault="00F11F46"/>
    <w:p w14:paraId="045BC8C6" w14:textId="77777777" w:rsidR="00F11F46" w:rsidRDefault="00F11F46"/>
    <w:p w14:paraId="045BC8C7" w14:textId="77777777" w:rsidR="00F11F46" w:rsidRDefault="00F11F46"/>
    <w:p w14:paraId="045BC8C8" w14:textId="77777777" w:rsidR="00F11F46" w:rsidRDefault="00652FAD">
      <w:pPr>
        <w:pBdr>
          <w:top w:val="nil"/>
          <w:left w:val="nil"/>
          <w:bottom w:val="nil"/>
          <w:right w:val="nil"/>
          <w:between w:val="nil"/>
        </w:pBdr>
        <w:spacing w:line="276" w:lineRule="auto"/>
        <w:ind w:firstLine="0"/>
        <w:jc w:val="center"/>
        <w:rPr>
          <w:b/>
          <w:bCs/>
          <w:color w:val="000000"/>
        </w:rPr>
      </w:pPr>
      <w:bookmarkStart w:id="109" w:name="_heading=h.wauvcayetfpp" w:colFirst="0" w:colLast="0"/>
      <w:bookmarkEnd w:id="109"/>
      <w:r>
        <w:rPr>
          <w:b/>
          <w:bCs/>
          <w:color w:val="000000"/>
        </w:rPr>
        <w:lastRenderedPageBreak/>
        <w:t xml:space="preserve">Anexos </w:t>
      </w:r>
    </w:p>
    <w:p w14:paraId="045BC8C9" w14:textId="77777777" w:rsidR="00F11F46" w:rsidRDefault="00652FAD">
      <w:pPr>
        <w:pBdr>
          <w:top w:val="nil"/>
          <w:left w:val="nil"/>
          <w:bottom w:val="nil"/>
          <w:right w:val="nil"/>
          <w:between w:val="nil"/>
        </w:pBdr>
        <w:spacing w:before="240" w:after="240"/>
        <w:ind w:firstLine="0"/>
        <w:rPr>
          <w:b/>
          <w:bCs/>
          <w:color w:val="000000"/>
        </w:rPr>
      </w:pPr>
      <w:bookmarkStart w:id="110" w:name="_heading=h.q12ulphe9ja5" w:colFirst="0" w:colLast="0"/>
      <w:bookmarkEnd w:id="110"/>
      <w:r>
        <w:rPr>
          <w:b/>
          <w:bCs/>
          <w:color w:val="000000"/>
        </w:rPr>
        <w:t>Anexo A Modelo Entidad-Relación</w:t>
      </w:r>
    </w:p>
    <w:p w14:paraId="045BC8CA" w14:textId="77777777" w:rsidR="00F11F46" w:rsidRDefault="00652FAD">
      <w:pPr>
        <w:pBdr>
          <w:top w:val="nil"/>
          <w:left w:val="nil"/>
          <w:bottom w:val="nil"/>
          <w:right w:val="nil"/>
          <w:between w:val="nil"/>
        </w:pBdr>
        <w:spacing w:line="276" w:lineRule="auto"/>
        <w:ind w:firstLine="0"/>
        <w:rPr>
          <w:color w:val="000000"/>
        </w:rPr>
      </w:pPr>
      <w:r>
        <w:rPr>
          <w:noProof/>
          <w:color w:val="000000"/>
        </w:rPr>
        <w:drawing>
          <wp:inline distT="114300" distB="114300" distL="114300" distR="114300" wp14:anchorId="045BCA3A" wp14:editId="045BCA3B">
            <wp:extent cx="5710238" cy="5705475"/>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710238" cy="5705475"/>
                    </a:xfrm>
                    <a:prstGeom prst="rect">
                      <a:avLst/>
                    </a:prstGeom>
                    <a:ln/>
                  </pic:spPr>
                </pic:pic>
              </a:graphicData>
            </a:graphic>
          </wp:inline>
        </w:drawing>
      </w:r>
    </w:p>
    <w:p w14:paraId="045BC8CB" w14:textId="77777777" w:rsidR="00F11F46" w:rsidRDefault="00652FAD">
      <w:pPr>
        <w:pBdr>
          <w:top w:val="nil"/>
          <w:left w:val="nil"/>
          <w:bottom w:val="nil"/>
          <w:right w:val="nil"/>
          <w:between w:val="nil"/>
        </w:pBdr>
        <w:spacing w:line="276" w:lineRule="auto"/>
        <w:ind w:firstLine="0"/>
        <w:rPr>
          <w:color w:val="000000"/>
        </w:rPr>
      </w:pPr>
      <w:r>
        <w:rPr>
          <w:noProof/>
          <w:color w:val="000000"/>
        </w:rPr>
        <w:lastRenderedPageBreak/>
        <w:drawing>
          <wp:inline distT="114300" distB="114300" distL="114300" distR="114300" wp14:anchorId="045BCA3C" wp14:editId="045BCA3D">
            <wp:extent cx="5731200" cy="79502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731200" cy="7950200"/>
                    </a:xfrm>
                    <a:prstGeom prst="rect">
                      <a:avLst/>
                    </a:prstGeom>
                    <a:ln/>
                  </pic:spPr>
                </pic:pic>
              </a:graphicData>
            </a:graphic>
          </wp:inline>
        </w:drawing>
      </w:r>
    </w:p>
    <w:p w14:paraId="045BC8CC" w14:textId="77777777" w:rsidR="00F11F46" w:rsidRDefault="00F11F46"/>
    <w:p w14:paraId="045BC8CD" w14:textId="77777777" w:rsidR="00F11F46" w:rsidRDefault="00652FAD">
      <w:pPr>
        <w:pStyle w:val="Subtitle"/>
      </w:pPr>
      <w:bookmarkStart w:id="111" w:name="_heading=h.zdz0ru88tq43" w:colFirst="0" w:colLast="0"/>
      <w:bookmarkEnd w:id="111"/>
      <w:r>
        <w:rPr>
          <w:rFonts w:ascii="Times New Roman" w:eastAsia="Times New Roman" w:hAnsi="Times New Roman" w:cs="Times New Roman"/>
          <w:b/>
          <w:bCs/>
          <w:color w:val="000000"/>
          <w:sz w:val="24"/>
          <w:szCs w:val="24"/>
        </w:rPr>
        <w:lastRenderedPageBreak/>
        <w:t>Anexo B Modelo Relacional</w:t>
      </w:r>
      <w:del w:id="112" w:author="Microsoft Word" w:date="2026-05-03T22:17:00Z" w16du:dateUtc="2026-05-04T03:17:00Z">
        <w:r>
          <w:rPr>
            <w:noProof/>
          </w:rPr>
          <w:drawing>
            <wp:inline distT="114300" distB="114300" distL="114300" distR="114300" wp14:anchorId="1529D57E" wp14:editId="1529D57F">
              <wp:extent cx="5600700" cy="3800475"/>
              <wp:effectExtent l="0" t="0" r="0" b="0"/>
              <wp:docPr id="69343409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r="-2618"/>
                      <a:stretch>
                        <a:fillRect/>
                      </a:stretch>
                    </pic:blipFill>
                    <pic:spPr>
                      <a:xfrm>
                        <a:off x="0" y="0"/>
                        <a:ext cx="5600700" cy="3800475"/>
                      </a:xfrm>
                      <a:prstGeom prst="rect">
                        <a:avLst/>
                      </a:prstGeom>
                      <a:ln/>
                    </pic:spPr>
                  </pic:pic>
                </a:graphicData>
              </a:graphic>
            </wp:inline>
          </w:drawing>
        </w:r>
      </w:del>
      <w:ins w:id="113" w:author="Microsoft Word" w:date="2026-05-03T22:17:00Z" w16du:dateUtc="2026-05-04T03:17:00Z">
        <w:r>
          <w:rPr>
            <w:noProof/>
          </w:rPr>
          <w:drawing>
            <wp:inline distT="114300" distB="114300" distL="114300" distR="114300" wp14:anchorId="045BCA3E" wp14:editId="5EE4A18D">
              <wp:extent cx="5600700" cy="35687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r="-2618"/>
                      <a:stretch>
                        <a:fillRect/>
                      </a:stretch>
                    </pic:blipFill>
                    <pic:spPr>
                      <a:xfrm>
                        <a:off x="0" y="0"/>
                        <a:ext cx="5600700" cy="3568700"/>
                      </a:xfrm>
                      <a:prstGeom prst="rect">
                        <a:avLst/>
                      </a:prstGeom>
                      <a:ln/>
                    </pic:spPr>
                  </pic:pic>
                </a:graphicData>
              </a:graphic>
            </wp:inline>
          </w:drawing>
        </w:r>
      </w:ins>
    </w:p>
    <w:p w14:paraId="1529D40E" w14:textId="77777777" w:rsidR="00204CD9" w:rsidRDefault="00652FAD">
      <w:pPr>
        <w:rPr>
          <w:del w:id="114" w:author="Microsoft Word" w:date="2026-05-03T22:17:00Z" w16du:dateUtc="2026-05-04T03:17:00Z"/>
        </w:rPr>
      </w:pPr>
      <w:del w:id="115" w:author="Microsoft Word" w:date="2026-05-03T22:17:00Z" w16du:dateUtc="2026-05-04T03:17:00Z">
        <w:r>
          <w:rPr>
            <w:noProof/>
          </w:rPr>
          <w:drawing>
            <wp:inline distT="114300" distB="114300" distL="114300" distR="114300" wp14:anchorId="1529D580" wp14:editId="1529D581">
              <wp:extent cx="5038725" cy="3962400"/>
              <wp:effectExtent l="0" t="0" r="0" b="0"/>
              <wp:docPr id="19933320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b="3256"/>
                      <a:stretch>
                        <a:fillRect/>
                      </a:stretch>
                    </pic:blipFill>
                    <pic:spPr>
                      <a:xfrm>
                        <a:off x="0" y="0"/>
                        <a:ext cx="5038725" cy="3962400"/>
                      </a:xfrm>
                      <a:prstGeom prst="rect">
                        <a:avLst/>
                      </a:prstGeom>
                      <a:ln/>
                    </pic:spPr>
                  </pic:pic>
                </a:graphicData>
              </a:graphic>
            </wp:inline>
          </w:drawing>
        </w:r>
      </w:del>
    </w:p>
    <w:p w14:paraId="1529D40F" w14:textId="77777777" w:rsidR="00204CD9" w:rsidRDefault="00204CD9">
      <w:pPr>
        <w:rPr>
          <w:del w:id="116" w:author="Microsoft Word" w:date="2026-05-03T22:17:00Z" w16du:dateUtc="2026-05-04T03:17:00Z"/>
        </w:rPr>
      </w:pPr>
    </w:p>
    <w:p w14:paraId="1529D410" w14:textId="77777777" w:rsidR="00204CD9" w:rsidRDefault="00204CD9">
      <w:pPr>
        <w:rPr>
          <w:del w:id="117" w:author="Microsoft Word" w:date="2026-05-03T22:17:00Z" w16du:dateUtc="2026-05-04T03:17:00Z"/>
        </w:rPr>
      </w:pPr>
    </w:p>
    <w:p w14:paraId="1529D411" w14:textId="77777777" w:rsidR="00204CD9" w:rsidRDefault="00204CD9">
      <w:pPr>
        <w:rPr>
          <w:del w:id="118" w:author="Microsoft Word" w:date="2026-05-03T22:17:00Z" w16du:dateUtc="2026-05-04T03:17:00Z"/>
        </w:rPr>
      </w:pPr>
    </w:p>
    <w:p w14:paraId="1529D412" w14:textId="77777777" w:rsidR="00204CD9" w:rsidRDefault="00204CD9">
      <w:pPr>
        <w:pBdr>
          <w:top w:val="nil"/>
          <w:left w:val="nil"/>
          <w:bottom w:val="nil"/>
          <w:right w:val="nil"/>
          <w:between w:val="nil"/>
        </w:pBdr>
        <w:spacing w:before="240" w:after="240"/>
        <w:ind w:firstLine="0"/>
        <w:rPr>
          <w:del w:id="119" w:author="Microsoft Word" w:date="2026-05-03T22:17:00Z" w16du:dateUtc="2026-05-04T03:17:00Z"/>
          <w:b/>
          <w:bCs/>
          <w:i/>
          <w:iCs/>
          <w:color w:val="000000"/>
        </w:rPr>
      </w:pPr>
    </w:p>
    <w:p w14:paraId="1529D413" w14:textId="77777777" w:rsidR="00204CD9" w:rsidRDefault="00204CD9">
      <w:pPr>
        <w:pBdr>
          <w:top w:val="nil"/>
          <w:left w:val="nil"/>
          <w:bottom w:val="nil"/>
          <w:right w:val="nil"/>
          <w:between w:val="nil"/>
        </w:pBdr>
        <w:spacing w:before="240" w:after="240"/>
        <w:ind w:firstLine="0"/>
        <w:rPr>
          <w:del w:id="120" w:author="Microsoft Word" w:date="2026-05-03T22:17:00Z" w16du:dateUtc="2026-05-04T03:17:00Z"/>
          <w:b/>
          <w:bCs/>
          <w:i/>
          <w:iCs/>
          <w:color w:val="000000"/>
        </w:rPr>
      </w:pPr>
    </w:p>
    <w:p w14:paraId="1529D414" w14:textId="77777777" w:rsidR="00204CD9" w:rsidRDefault="00204CD9">
      <w:pPr>
        <w:pBdr>
          <w:top w:val="nil"/>
          <w:left w:val="nil"/>
          <w:bottom w:val="nil"/>
          <w:right w:val="nil"/>
          <w:between w:val="nil"/>
        </w:pBdr>
        <w:spacing w:before="240" w:after="240"/>
        <w:ind w:firstLine="0"/>
        <w:rPr>
          <w:del w:id="121" w:author="Microsoft Word" w:date="2026-05-03T22:17:00Z" w16du:dateUtc="2026-05-04T03:17:00Z"/>
          <w:b/>
          <w:bCs/>
          <w:i/>
          <w:iCs/>
          <w:color w:val="000000"/>
        </w:rPr>
      </w:pPr>
    </w:p>
    <w:p w14:paraId="1529D415" w14:textId="77777777" w:rsidR="00204CD9" w:rsidRDefault="00204CD9">
      <w:pPr>
        <w:pBdr>
          <w:top w:val="nil"/>
          <w:left w:val="nil"/>
          <w:bottom w:val="nil"/>
          <w:right w:val="nil"/>
          <w:between w:val="nil"/>
        </w:pBdr>
        <w:spacing w:before="240" w:after="240"/>
        <w:ind w:firstLine="0"/>
        <w:rPr>
          <w:del w:id="122" w:author="Microsoft Word" w:date="2026-05-03T22:17:00Z" w16du:dateUtc="2026-05-04T03:17:00Z"/>
          <w:b/>
          <w:bCs/>
          <w:i/>
          <w:iCs/>
          <w:color w:val="000000"/>
        </w:rPr>
      </w:pPr>
    </w:p>
    <w:p w14:paraId="1529D416" w14:textId="77777777" w:rsidR="00204CD9" w:rsidRDefault="00204CD9">
      <w:pPr>
        <w:pBdr>
          <w:top w:val="nil"/>
          <w:left w:val="nil"/>
          <w:bottom w:val="nil"/>
          <w:right w:val="nil"/>
          <w:between w:val="nil"/>
        </w:pBdr>
        <w:spacing w:before="240" w:after="240"/>
        <w:ind w:firstLine="0"/>
        <w:rPr>
          <w:del w:id="123" w:author="Microsoft Word" w:date="2026-05-03T22:17:00Z" w16du:dateUtc="2026-05-04T03:17:00Z"/>
          <w:b/>
          <w:bCs/>
          <w:i/>
          <w:iCs/>
          <w:color w:val="000000"/>
        </w:rPr>
      </w:pPr>
    </w:p>
    <w:p w14:paraId="045BC8D7" w14:textId="11CF7AA8" w:rsidR="00F11F46" w:rsidRPr="006D4E5F" w:rsidRDefault="00652FAD" w:rsidP="006D4E5F">
      <w:pPr>
        <w:rPr>
          <w:ins w:id="124" w:author="Microsoft Word" w:date="2026-05-03T22:17:00Z" w16du:dateUtc="2026-05-04T03:17:00Z"/>
        </w:rPr>
      </w:pPr>
      <w:ins w:id="125" w:author="Microsoft Word" w:date="2026-05-03T22:17:00Z" w16du:dateUtc="2026-05-04T03:17:00Z">
        <w:r>
          <w:rPr>
            <w:noProof/>
          </w:rPr>
          <w:drawing>
            <wp:inline distT="114300" distB="114300" distL="114300" distR="114300" wp14:anchorId="045BCA40" wp14:editId="6412DD37">
              <wp:extent cx="5038725" cy="3467100"/>
              <wp:effectExtent l="0" t="0" r="9525"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b="3256"/>
                      <a:stretch>
                        <a:fillRect/>
                      </a:stretch>
                    </pic:blipFill>
                    <pic:spPr>
                      <a:xfrm>
                        <a:off x="0" y="0"/>
                        <a:ext cx="5038725" cy="3467100"/>
                      </a:xfrm>
                      <a:prstGeom prst="rect">
                        <a:avLst/>
                      </a:prstGeom>
                      <a:ln/>
                    </pic:spPr>
                  </pic:pic>
                </a:graphicData>
              </a:graphic>
            </wp:inline>
          </w:drawing>
        </w:r>
        <w:bookmarkStart w:id="126" w:name="_heading=h.64hz9x6oy988" w:colFirst="0" w:colLast="0"/>
        <w:bookmarkEnd w:id="126"/>
      </w:ins>
    </w:p>
    <w:p w14:paraId="47352A39" w14:textId="77777777" w:rsidR="006D4E5F" w:rsidRDefault="006D4E5F">
      <w:pPr>
        <w:pBdr>
          <w:top w:val="nil"/>
          <w:left w:val="nil"/>
          <w:bottom w:val="nil"/>
          <w:right w:val="nil"/>
          <w:between w:val="nil"/>
        </w:pBdr>
        <w:spacing w:before="240" w:after="240"/>
        <w:ind w:firstLine="0"/>
        <w:rPr>
          <w:b/>
          <w:bCs/>
          <w:i/>
          <w:iCs/>
          <w:color w:val="000000"/>
        </w:rPr>
      </w:pPr>
      <w:bookmarkStart w:id="127" w:name="_heading=h.88soyky4zx4j" w:colFirst="0" w:colLast="0"/>
      <w:bookmarkEnd w:id="127"/>
    </w:p>
    <w:p w14:paraId="045BC8D8" w14:textId="5FA139D9" w:rsidR="00F11F46" w:rsidRDefault="00652FAD">
      <w:pPr>
        <w:pBdr>
          <w:top w:val="nil"/>
          <w:left w:val="nil"/>
          <w:bottom w:val="nil"/>
          <w:right w:val="nil"/>
          <w:between w:val="nil"/>
        </w:pBdr>
        <w:spacing w:before="240" w:after="240"/>
        <w:ind w:firstLine="0"/>
        <w:rPr>
          <w:b/>
          <w:bCs/>
          <w:color w:val="000000"/>
        </w:rPr>
      </w:pPr>
      <w:r>
        <w:rPr>
          <w:b/>
          <w:bCs/>
          <w:i/>
          <w:iCs/>
          <w:color w:val="000000"/>
        </w:rPr>
        <w:t>Anexo C</w:t>
      </w:r>
      <w:r>
        <w:rPr>
          <w:b/>
          <w:bCs/>
          <w:color w:val="000000"/>
        </w:rPr>
        <w:t xml:space="preserve"> Diccionario de Datos</w:t>
      </w:r>
    </w:p>
    <w:p w14:paraId="045BC8D9" w14:textId="77777777" w:rsidR="00F11F46" w:rsidRDefault="00652FAD">
      <w:pPr>
        <w:pBdr>
          <w:top w:val="nil"/>
          <w:left w:val="nil"/>
          <w:bottom w:val="nil"/>
          <w:right w:val="nil"/>
          <w:between w:val="nil"/>
        </w:pBdr>
        <w:spacing w:line="276" w:lineRule="auto"/>
        <w:ind w:firstLine="0"/>
        <w:rPr>
          <w:color w:val="000000"/>
        </w:rPr>
      </w:pPr>
      <w:r>
        <w:rPr>
          <w:color w:val="000000"/>
        </w:rPr>
        <w:t>CÓDIGO TABLA: T01</w:t>
      </w:r>
    </w:p>
    <w:p w14:paraId="045BC8DA" w14:textId="77777777" w:rsidR="00F11F46" w:rsidRDefault="00652FAD">
      <w:pPr>
        <w:pBdr>
          <w:top w:val="nil"/>
          <w:left w:val="nil"/>
          <w:bottom w:val="nil"/>
          <w:right w:val="nil"/>
          <w:between w:val="nil"/>
        </w:pBdr>
        <w:spacing w:line="276" w:lineRule="auto"/>
        <w:ind w:firstLine="0"/>
        <w:rPr>
          <w:color w:val="000000"/>
        </w:rPr>
      </w:pPr>
      <w:r>
        <w:rPr>
          <w:color w:val="000000"/>
        </w:rPr>
        <w:t xml:space="preserve">NOMBRE TABLA: </w:t>
      </w:r>
      <w:proofErr w:type="spellStart"/>
      <w:r>
        <w:rPr>
          <w:color w:val="000000"/>
        </w:rPr>
        <w:t>Programa_Academico</w:t>
      </w:r>
      <w:proofErr w:type="spellEnd"/>
    </w:p>
    <w:p w14:paraId="045BC8DB" w14:textId="77777777" w:rsidR="00F11F46" w:rsidRDefault="00652FAD">
      <w:pPr>
        <w:pBdr>
          <w:top w:val="nil"/>
          <w:left w:val="nil"/>
          <w:bottom w:val="nil"/>
          <w:right w:val="nil"/>
          <w:between w:val="nil"/>
        </w:pBdr>
        <w:spacing w:line="276" w:lineRule="auto"/>
        <w:ind w:firstLine="0"/>
        <w:rPr>
          <w:color w:val="000000"/>
        </w:rPr>
      </w:pPr>
      <w:r>
        <w:rPr>
          <w:color w:val="000000"/>
        </w:rPr>
        <w:t>DESCRIPCIÓN TABLA:</w:t>
      </w:r>
    </w:p>
    <w:p w14:paraId="045BC8DC" w14:textId="77777777" w:rsidR="00F11F46" w:rsidRDefault="00652FAD">
      <w:pPr>
        <w:pBdr>
          <w:top w:val="nil"/>
          <w:left w:val="nil"/>
          <w:bottom w:val="nil"/>
          <w:right w:val="nil"/>
          <w:between w:val="nil"/>
        </w:pBdr>
        <w:spacing w:line="276" w:lineRule="auto"/>
        <w:ind w:firstLine="0"/>
        <w:rPr>
          <w:color w:val="000000"/>
        </w:rPr>
      </w:pPr>
      <w:r>
        <w:rPr>
          <w:color w:val="000000"/>
        </w:rPr>
        <w:t>Almacena la información de las diferentes licenciaturas de la universidad para clasificar a estudiantes y docentes.</w:t>
      </w:r>
    </w:p>
    <w:p w14:paraId="045BC8DD" w14:textId="77777777" w:rsidR="00F11F46" w:rsidRDefault="00F11F46">
      <w:pPr>
        <w:pBdr>
          <w:top w:val="nil"/>
          <w:left w:val="nil"/>
          <w:bottom w:val="nil"/>
          <w:right w:val="nil"/>
          <w:between w:val="nil"/>
        </w:pBdr>
        <w:spacing w:line="276" w:lineRule="auto"/>
        <w:ind w:firstLine="0"/>
        <w:rPr>
          <w:color w:val="000000"/>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Change w:id="128" w:author="Microsoft Word" w:date="2026-05-03T22:17:00Z" w16du:dateUtc="2026-05-04T03:17:00Z">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1950"/>
        <w:gridCol w:w="2790"/>
        <w:gridCol w:w="1815"/>
        <w:gridCol w:w="1090"/>
        <w:gridCol w:w="1355"/>
        <w:tblGridChange w:id="129">
          <w:tblGrid>
            <w:gridCol w:w="1950"/>
            <w:gridCol w:w="2790"/>
            <w:gridCol w:w="1815"/>
            <w:gridCol w:w="1090"/>
            <w:gridCol w:w="1355"/>
          </w:tblGrid>
        </w:tblGridChange>
      </w:tblGrid>
      <w:tr w:rsidR="00F11F46" w14:paraId="045BC8E3" w14:textId="77777777">
        <w:trPr>
          <w:trHeight w:val="501"/>
          <w:trPrChange w:id="130" w:author="Microsoft Word" w:date="2026-05-03T22:17:00Z" w16du:dateUtc="2026-05-04T03:17:00Z">
            <w:trPr>
              <w:trHeight w:val="501"/>
            </w:trPr>
          </w:trPrChange>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31" w:author="Microsoft Word" w:date="2026-05-03T22:17:00Z" w16du:dateUtc="2026-05-04T03:17:00Z">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DE" w14:textId="77777777" w:rsidR="00F11F46" w:rsidRDefault="00652FAD">
            <w:pPr>
              <w:pBdr>
                <w:top w:val="nil"/>
                <w:left w:val="nil"/>
                <w:bottom w:val="nil"/>
                <w:right w:val="nil"/>
                <w:between w:val="nil"/>
              </w:pBdr>
              <w:spacing w:line="276" w:lineRule="auto"/>
              <w:ind w:firstLine="0"/>
              <w:rPr>
                <w:color w:val="000000"/>
              </w:rPr>
            </w:pPr>
            <w:r>
              <w:rPr>
                <w:color w:val="000000"/>
              </w:rPr>
              <w:t>NOMBRE CAMPO</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32" w:author="Microsoft Word" w:date="2026-05-03T22:17:00Z" w16du:dateUtc="2026-05-04T03:17:00Z">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DF" w14:textId="77777777" w:rsidR="00F11F46" w:rsidRDefault="00652FAD">
            <w:pPr>
              <w:pBdr>
                <w:top w:val="nil"/>
                <w:left w:val="nil"/>
                <w:bottom w:val="nil"/>
                <w:right w:val="nil"/>
                <w:between w:val="nil"/>
              </w:pBdr>
              <w:spacing w:line="276" w:lineRule="auto"/>
              <w:ind w:firstLine="0"/>
              <w:rPr>
                <w:color w:val="000000"/>
              </w:rPr>
            </w:pPr>
            <w:r>
              <w:rPr>
                <w:color w:val="000000"/>
              </w:rPr>
              <w:t>DESCRIPCIÓN DEL CAMPO</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33" w:author="Microsoft Word" w:date="2026-05-03T22:17:00Z" w16du:dateUtc="2026-05-04T03:17:00Z">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E0" w14:textId="77777777" w:rsidR="00F11F46" w:rsidRDefault="00652FAD">
            <w:pPr>
              <w:pBdr>
                <w:top w:val="nil"/>
                <w:left w:val="nil"/>
                <w:bottom w:val="nil"/>
                <w:right w:val="nil"/>
                <w:between w:val="nil"/>
              </w:pBdr>
              <w:spacing w:line="276" w:lineRule="auto"/>
              <w:ind w:firstLine="0"/>
              <w:rPr>
                <w:color w:val="000000"/>
                <w:sz w:val="22"/>
                <w:szCs w:val="22"/>
              </w:rPr>
            </w:pPr>
            <w:r>
              <w:rPr>
                <w:color w:val="000000"/>
                <w:sz w:val="22"/>
                <w:szCs w:val="22"/>
              </w:rPr>
              <w:t>TIPO Y TAMAÑO MÁXIMO</w:t>
            </w:r>
          </w:p>
        </w:tc>
        <w:tc>
          <w:tcPr>
            <w:tcW w:w="1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34" w:author="Microsoft Word" w:date="2026-05-03T22:17:00Z" w16du:dateUtc="2026-05-04T03:17:00Z">
              <w:tcPr>
                <w:tcW w:w="1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E1" w14:textId="77777777" w:rsidR="00F11F46" w:rsidRDefault="00652FAD">
            <w:pPr>
              <w:pBdr>
                <w:top w:val="nil"/>
                <w:left w:val="nil"/>
                <w:bottom w:val="nil"/>
                <w:right w:val="nil"/>
                <w:between w:val="nil"/>
              </w:pBdr>
              <w:spacing w:line="276" w:lineRule="auto"/>
              <w:ind w:firstLine="0"/>
              <w:rPr>
                <w:color w:val="000000"/>
                <w:sz w:val="12"/>
                <w:szCs w:val="12"/>
              </w:rPr>
            </w:pPr>
            <w:r>
              <w:rPr>
                <w:color w:val="000000"/>
                <w:sz w:val="14"/>
                <w:szCs w:val="14"/>
              </w:rPr>
              <w:t>REQUERIDA</w:t>
            </w:r>
          </w:p>
        </w:tc>
        <w:tc>
          <w:tcPr>
            <w:tcW w:w="1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35" w:author="Microsoft Word" w:date="2026-05-03T22:17:00Z" w16du:dateUtc="2026-05-04T03:17:00Z">
              <w:tcPr>
                <w:tcW w:w="1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E2" w14:textId="77777777" w:rsidR="00F11F46" w:rsidRDefault="00652FAD">
            <w:pPr>
              <w:pBdr>
                <w:top w:val="nil"/>
                <w:left w:val="nil"/>
                <w:bottom w:val="nil"/>
                <w:right w:val="nil"/>
                <w:between w:val="nil"/>
              </w:pBdr>
              <w:spacing w:line="276" w:lineRule="auto"/>
              <w:ind w:firstLine="0"/>
              <w:rPr>
                <w:color w:val="000000"/>
              </w:rPr>
            </w:pPr>
            <w:r>
              <w:rPr>
                <w:color w:val="000000"/>
              </w:rPr>
              <w:t>TIPO DE LLAVE</w:t>
            </w:r>
          </w:p>
        </w:tc>
      </w:tr>
      <w:tr w:rsidR="00F11F46" w14:paraId="045BC8E9" w14:textId="77777777">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36" w:author="Microsoft Word" w:date="2026-05-03T22:17:00Z" w16du:dateUtc="2026-05-04T03:17:00Z">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E4"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ID_Programa</w:t>
            </w:r>
            <w:proofErr w:type="spellEnd"/>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37" w:author="Microsoft Word" w:date="2026-05-03T22:17:00Z" w16du:dateUtc="2026-05-04T03:17:00Z">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E5"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Código alfanumérico único e irrepetible que identifica internamente al programa académico (ej. 'LIC-INF', 'LIC-ART').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38" w:author="Microsoft Word" w:date="2026-05-03T22:17:00Z" w16du:dateUtc="2026-05-04T03:17:00Z">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E6" w14:textId="77777777" w:rsidR="00F11F46" w:rsidRDefault="00652FAD">
            <w:pPr>
              <w:pBdr>
                <w:top w:val="nil"/>
                <w:left w:val="nil"/>
                <w:bottom w:val="nil"/>
                <w:right w:val="nil"/>
                <w:between w:val="nil"/>
              </w:pBdr>
              <w:spacing w:line="276" w:lineRule="auto"/>
              <w:ind w:firstLine="0"/>
              <w:rPr>
                <w:color w:val="000000"/>
                <w:sz w:val="20"/>
                <w:szCs w:val="20"/>
              </w:rPr>
            </w:pPr>
            <w:proofErr w:type="gramStart"/>
            <w:r>
              <w:rPr>
                <w:color w:val="000000"/>
                <w:sz w:val="20"/>
                <w:szCs w:val="20"/>
              </w:rPr>
              <w:t>VARCHAR(</w:t>
            </w:r>
            <w:proofErr w:type="gramEnd"/>
            <w:r>
              <w:rPr>
                <w:color w:val="000000"/>
                <w:sz w:val="20"/>
                <w:szCs w:val="20"/>
              </w:rPr>
              <w:t>15)</w:t>
            </w:r>
          </w:p>
        </w:tc>
        <w:tc>
          <w:tcPr>
            <w:tcW w:w="1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39" w:author="Microsoft Word" w:date="2026-05-03T22:17:00Z" w16du:dateUtc="2026-05-04T03:17:00Z">
              <w:tcPr>
                <w:tcW w:w="1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E7"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40" w:author="Microsoft Word" w:date="2026-05-03T22:17:00Z" w16du:dateUtc="2026-05-04T03:17:00Z">
              <w:tcPr>
                <w:tcW w:w="1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E8" w14:textId="77777777" w:rsidR="00F11F46" w:rsidRDefault="00652FAD">
            <w:pPr>
              <w:pBdr>
                <w:top w:val="nil"/>
                <w:left w:val="nil"/>
                <w:bottom w:val="nil"/>
                <w:right w:val="nil"/>
                <w:between w:val="nil"/>
              </w:pBdr>
              <w:spacing w:line="276" w:lineRule="auto"/>
              <w:ind w:firstLine="0"/>
              <w:jc w:val="center"/>
              <w:rPr>
                <w:color w:val="000000"/>
                <w:sz w:val="20"/>
                <w:szCs w:val="20"/>
              </w:rPr>
            </w:pPr>
            <w:r>
              <w:rPr>
                <w:b/>
                <w:bCs/>
                <w:color w:val="000000"/>
                <w:sz w:val="20"/>
                <w:szCs w:val="20"/>
              </w:rPr>
              <w:t>PK</w:t>
            </w:r>
          </w:p>
        </w:tc>
      </w:tr>
      <w:tr w:rsidR="00F11F46" w14:paraId="045BC8EF" w14:textId="77777777">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41" w:author="Microsoft Word" w:date="2026-05-03T22:17:00Z" w16du:dateUtc="2026-05-04T03:17:00Z">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EA"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Nombre_Programa</w:t>
            </w:r>
            <w:proofErr w:type="spellEnd"/>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42" w:author="Microsoft Word" w:date="2026-05-03T22:17:00Z" w16du:dateUtc="2026-05-04T03:17:00Z">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EB"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Denominación oficial completa del programa o licenciatura según el registro calificado (ej. Licenciatura en Educación Infantil).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43" w:author="Microsoft Word" w:date="2026-05-03T22:17:00Z" w16du:dateUtc="2026-05-04T03:17:00Z">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EC" w14:textId="77777777" w:rsidR="00F11F46" w:rsidRDefault="00652FAD">
            <w:pPr>
              <w:pBdr>
                <w:top w:val="nil"/>
                <w:left w:val="nil"/>
                <w:bottom w:val="nil"/>
                <w:right w:val="nil"/>
                <w:between w:val="nil"/>
              </w:pBdr>
              <w:spacing w:line="276" w:lineRule="auto"/>
              <w:ind w:firstLine="0"/>
              <w:rPr>
                <w:color w:val="000000"/>
                <w:sz w:val="20"/>
                <w:szCs w:val="20"/>
              </w:rPr>
            </w:pPr>
            <w:proofErr w:type="gramStart"/>
            <w:r>
              <w:rPr>
                <w:color w:val="000000"/>
                <w:sz w:val="20"/>
                <w:szCs w:val="20"/>
              </w:rPr>
              <w:t>VARCHAR(</w:t>
            </w:r>
            <w:proofErr w:type="gramEnd"/>
            <w:r>
              <w:rPr>
                <w:color w:val="000000"/>
                <w:sz w:val="20"/>
                <w:szCs w:val="20"/>
              </w:rPr>
              <w:t>100)</w:t>
            </w:r>
          </w:p>
        </w:tc>
        <w:tc>
          <w:tcPr>
            <w:tcW w:w="1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44" w:author="Microsoft Word" w:date="2026-05-03T22:17:00Z" w16du:dateUtc="2026-05-04T03:17:00Z">
              <w:tcPr>
                <w:tcW w:w="1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ED"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45" w:author="Microsoft Word" w:date="2026-05-03T22:17:00Z" w16du:dateUtc="2026-05-04T03:17:00Z">
              <w:tcPr>
                <w:tcW w:w="1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EE"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bl>
    <w:p w14:paraId="045BC8F0" w14:textId="77777777" w:rsidR="00F11F46" w:rsidRDefault="00F11F46">
      <w:pPr>
        <w:pBdr>
          <w:top w:val="nil"/>
          <w:left w:val="nil"/>
          <w:bottom w:val="nil"/>
          <w:right w:val="nil"/>
          <w:between w:val="nil"/>
        </w:pBdr>
        <w:spacing w:line="276" w:lineRule="auto"/>
        <w:ind w:firstLine="0"/>
        <w:rPr>
          <w:color w:val="000000"/>
        </w:rPr>
      </w:pPr>
    </w:p>
    <w:p w14:paraId="045BC8F1" w14:textId="77777777" w:rsidR="00F11F46" w:rsidRDefault="00652FAD">
      <w:pPr>
        <w:pBdr>
          <w:top w:val="nil"/>
          <w:left w:val="nil"/>
          <w:bottom w:val="nil"/>
          <w:right w:val="nil"/>
          <w:between w:val="nil"/>
        </w:pBdr>
        <w:spacing w:line="276" w:lineRule="auto"/>
        <w:ind w:firstLine="0"/>
        <w:rPr>
          <w:color w:val="000000"/>
        </w:rPr>
      </w:pPr>
      <w:r>
        <w:rPr>
          <w:color w:val="000000"/>
        </w:rPr>
        <w:t>CÓDIGO TABLA: T02</w:t>
      </w:r>
    </w:p>
    <w:p w14:paraId="045BC8F2" w14:textId="77777777" w:rsidR="00F11F46" w:rsidRDefault="00652FAD">
      <w:pPr>
        <w:pBdr>
          <w:top w:val="nil"/>
          <w:left w:val="nil"/>
          <w:bottom w:val="nil"/>
          <w:right w:val="nil"/>
          <w:between w:val="nil"/>
        </w:pBdr>
        <w:spacing w:line="276" w:lineRule="auto"/>
        <w:ind w:firstLine="0"/>
        <w:rPr>
          <w:color w:val="000000"/>
        </w:rPr>
      </w:pPr>
      <w:r>
        <w:rPr>
          <w:color w:val="000000"/>
        </w:rPr>
        <w:t>NOMBRE TABLA: Usuario</w:t>
      </w:r>
    </w:p>
    <w:p w14:paraId="045BC8F3" w14:textId="77777777" w:rsidR="00F11F46" w:rsidRDefault="00652FAD">
      <w:pPr>
        <w:pBdr>
          <w:top w:val="nil"/>
          <w:left w:val="nil"/>
          <w:bottom w:val="nil"/>
          <w:right w:val="nil"/>
          <w:between w:val="nil"/>
        </w:pBdr>
        <w:spacing w:line="276" w:lineRule="auto"/>
        <w:ind w:firstLine="0"/>
        <w:rPr>
          <w:color w:val="000000"/>
        </w:rPr>
      </w:pPr>
      <w:r>
        <w:rPr>
          <w:color w:val="000000"/>
        </w:rPr>
        <w:t>DESCRIPCIÓN TABLA:</w:t>
      </w:r>
    </w:p>
    <w:p w14:paraId="045BC8F4" w14:textId="77777777" w:rsidR="00F11F46" w:rsidRDefault="00652FAD">
      <w:pPr>
        <w:pBdr>
          <w:top w:val="nil"/>
          <w:left w:val="nil"/>
          <w:bottom w:val="nil"/>
          <w:right w:val="nil"/>
          <w:between w:val="nil"/>
        </w:pBdr>
        <w:spacing w:line="276" w:lineRule="auto"/>
        <w:ind w:firstLine="0"/>
        <w:rPr>
          <w:color w:val="000000"/>
        </w:rPr>
      </w:pPr>
      <w:r>
        <w:rPr>
          <w:color w:val="000000"/>
        </w:rPr>
        <w:t>Repositorio central de los actores del s</w:t>
      </w:r>
      <w:r>
        <w:t>oftware</w:t>
      </w:r>
      <w:r>
        <w:rPr>
          <w:color w:val="000000"/>
        </w:rPr>
        <w:t>. Almacena la información de identidad, credenciales de acceso y perfiles de seguridad para todos los roles (Estudiantes, Docentes, Asesores y directores). Es la tabla de referencia para la autenticación y la trazabilidad de cada acción realizada en la plataforma.</w:t>
      </w:r>
    </w:p>
    <w:p w14:paraId="045BC8F5" w14:textId="77777777" w:rsidR="00F11F46" w:rsidRDefault="00F11F46">
      <w:pPr>
        <w:pBdr>
          <w:top w:val="nil"/>
          <w:left w:val="nil"/>
          <w:bottom w:val="nil"/>
          <w:right w:val="nil"/>
          <w:between w:val="nil"/>
        </w:pBdr>
        <w:spacing w:line="276" w:lineRule="auto"/>
        <w:ind w:firstLine="0"/>
        <w:rPr>
          <w:color w:val="000000"/>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Change w:id="146" w:author="Microsoft Word" w:date="2026-05-03T22:17:00Z" w16du:dateUtc="2026-05-04T03:17:00Z">
          <w:tblPr>
            <w:tblStyle w:val="a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2100"/>
        <w:gridCol w:w="2505"/>
        <w:gridCol w:w="1785"/>
        <w:gridCol w:w="990"/>
        <w:gridCol w:w="1620"/>
        <w:tblGridChange w:id="147">
          <w:tblGrid>
            <w:gridCol w:w="2100"/>
            <w:gridCol w:w="2505"/>
            <w:gridCol w:w="1785"/>
            <w:gridCol w:w="990"/>
            <w:gridCol w:w="1620"/>
          </w:tblGrid>
        </w:tblGridChange>
      </w:tblGrid>
      <w:tr w:rsidR="00F11F46" w14:paraId="045BC8FB" w14:textId="77777777">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48" w:author="Microsoft Word" w:date="2026-05-03T22:17:00Z" w16du:dateUtc="2026-05-04T03:17:00Z">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F6"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NOMBRE CAMPO</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49" w:author="Microsoft Word" w:date="2026-05-03T22:17:00Z" w16du:dateUtc="2026-05-04T03:17:00Z">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F7"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DESCRIPCIÓN DEL CAMPO</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50" w:author="Microsoft Word" w:date="2026-05-03T22:17:00Z" w16du:dateUtc="2026-05-04T03:17:00Z">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F8"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TIPO Y TAMAÑO MÁXIMO</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51" w:author="Microsoft Word" w:date="2026-05-03T22:17:00Z" w16du:dateUtc="2026-05-04T03:17:00Z">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F9" w14:textId="77777777" w:rsidR="00F11F46" w:rsidRDefault="00652FAD">
            <w:pPr>
              <w:pBdr>
                <w:top w:val="nil"/>
                <w:left w:val="nil"/>
                <w:bottom w:val="nil"/>
                <w:right w:val="nil"/>
                <w:between w:val="nil"/>
              </w:pBdr>
              <w:spacing w:line="276" w:lineRule="auto"/>
              <w:ind w:firstLine="0"/>
              <w:rPr>
                <w:color w:val="000000"/>
                <w:sz w:val="12"/>
                <w:szCs w:val="12"/>
              </w:rPr>
            </w:pPr>
            <w:r>
              <w:rPr>
                <w:color w:val="000000"/>
                <w:sz w:val="12"/>
                <w:szCs w:val="12"/>
              </w:rPr>
              <w:t>REQUERIDA</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52" w:author="Microsoft Word" w:date="2026-05-03T22:17:00Z" w16du:dateUtc="2026-05-04T03:17:00Z">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FA"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TIPO DE LLAVE</w:t>
            </w:r>
          </w:p>
        </w:tc>
      </w:tr>
      <w:tr w:rsidR="00F11F46" w14:paraId="045BC901" w14:textId="77777777">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53" w:author="Microsoft Word" w:date="2026-05-03T22:17:00Z" w16du:dateUtc="2026-05-04T03:17:00Z">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FC"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Cedula_Usuario</w:t>
            </w:r>
            <w:proofErr w:type="spellEnd"/>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54" w:author="Microsoft Word" w:date="2026-05-03T22:17:00Z" w16du:dateUtc="2026-05-04T03:17:00Z">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FD"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Documento de identidad nacional o código de identificación interno único. Actúa como el identificador primario para relacionar al </w:t>
            </w:r>
            <w:r>
              <w:rPr>
                <w:color w:val="000000"/>
                <w:sz w:val="20"/>
                <w:szCs w:val="20"/>
              </w:rPr>
              <w:lastRenderedPageBreak/>
              <w:t>usuario con asignaciones, evaluaciones y bitácoras.</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55" w:author="Microsoft Word" w:date="2026-05-03T22:17:00Z" w16du:dateUtc="2026-05-04T03:17:00Z">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FE" w14:textId="77777777" w:rsidR="00F11F46" w:rsidRDefault="00652FAD">
            <w:pPr>
              <w:pBdr>
                <w:top w:val="nil"/>
                <w:left w:val="nil"/>
                <w:bottom w:val="nil"/>
                <w:right w:val="nil"/>
                <w:between w:val="nil"/>
              </w:pBdr>
              <w:spacing w:line="276" w:lineRule="auto"/>
              <w:ind w:firstLine="0"/>
              <w:rPr>
                <w:color w:val="000000"/>
                <w:sz w:val="20"/>
                <w:szCs w:val="20"/>
              </w:rPr>
            </w:pPr>
            <w:proofErr w:type="gramStart"/>
            <w:r>
              <w:rPr>
                <w:color w:val="000000"/>
                <w:sz w:val="20"/>
                <w:szCs w:val="20"/>
              </w:rPr>
              <w:lastRenderedPageBreak/>
              <w:t>VARCHAR(</w:t>
            </w:r>
            <w:proofErr w:type="gramEnd"/>
            <w:r>
              <w:rPr>
                <w:color w:val="000000"/>
                <w:sz w:val="20"/>
                <w:szCs w:val="20"/>
              </w:rPr>
              <w:t>20)</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56" w:author="Microsoft Word" w:date="2026-05-03T22:17:00Z" w16du:dateUtc="2026-05-04T03:17:00Z">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8FF"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57" w:author="Microsoft Word" w:date="2026-05-03T22:17:00Z" w16du:dateUtc="2026-05-04T03:17:00Z">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00"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PK</w:t>
            </w:r>
          </w:p>
        </w:tc>
      </w:tr>
      <w:tr w:rsidR="00F11F46" w14:paraId="045BC909" w14:textId="77777777">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58" w:author="Microsoft Word" w:date="2026-05-03T22:17:00Z" w16du:dateUtc="2026-05-04T03:17:00Z">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02"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ID_Programa</w:t>
            </w:r>
            <w:proofErr w:type="spellEnd"/>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59" w:author="Microsoft Word" w:date="2026-05-03T22:17:00Z" w16du:dateUtc="2026-05-04T03:17:00Z">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03"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Llave foránea que asocia al estudiante y </w:t>
            </w:r>
            <w:proofErr w:type="gramStart"/>
            <w:r>
              <w:rPr>
                <w:color w:val="000000"/>
                <w:sz w:val="20"/>
                <w:szCs w:val="20"/>
              </w:rPr>
              <w:t>docente  con</w:t>
            </w:r>
            <w:proofErr w:type="gramEnd"/>
            <w:r>
              <w:rPr>
                <w:color w:val="000000"/>
                <w:sz w:val="20"/>
                <w:szCs w:val="20"/>
              </w:rPr>
              <w:t xml:space="preserve"> un Programa Académico (T01) específico. Define el área de conocimiento bajo la cual se rigen sus prácticas profesionales.</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60" w:author="Microsoft Word" w:date="2026-05-03T22:17:00Z" w16du:dateUtc="2026-05-04T03:17:00Z">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04" w14:textId="77777777" w:rsidR="00F11F46" w:rsidRDefault="00652FAD">
            <w:pPr>
              <w:pBdr>
                <w:top w:val="nil"/>
                <w:left w:val="nil"/>
                <w:bottom w:val="nil"/>
                <w:right w:val="nil"/>
                <w:between w:val="nil"/>
              </w:pBdr>
              <w:spacing w:line="276" w:lineRule="auto"/>
              <w:ind w:firstLine="0"/>
              <w:rPr>
                <w:color w:val="000000"/>
                <w:sz w:val="20"/>
                <w:szCs w:val="20"/>
              </w:rPr>
            </w:pPr>
            <w:proofErr w:type="gramStart"/>
            <w:r>
              <w:rPr>
                <w:color w:val="000000"/>
                <w:sz w:val="20"/>
                <w:szCs w:val="20"/>
              </w:rPr>
              <w:t>VARCHAR(</w:t>
            </w:r>
            <w:proofErr w:type="gramEnd"/>
            <w:r>
              <w:rPr>
                <w:color w:val="000000"/>
                <w:sz w:val="20"/>
                <w:szCs w:val="20"/>
              </w:rPr>
              <w:t>15)</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61" w:author="Microsoft Word" w:date="2026-05-03T22:17:00Z" w16du:dateUtc="2026-05-04T03:17:00Z">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05"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No</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62" w:author="Microsoft Word" w:date="2026-05-03T22:17:00Z" w16du:dateUtc="2026-05-04T03:17:00Z">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06"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FK</w:t>
            </w:r>
          </w:p>
          <w:p w14:paraId="045BC907"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 xml:space="preserve">Tabla: </w:t>
            </w:r>
            <w:proofErr w:type="spellStart"/>
            <w:r>
              <w:rPr>
                <w:color w:val="000000"/>
                <w:sz w:val="20"/>
                <w:szCs w:val="20"/>
              </w:rPr>
              <w:t>Programa_Academico</w:t>
            </w:r>
            <w:proofErr w:type="spellEnd"/>
          </w:p>
          <w:p w14:paraId="045BC908" w14:textId="77777777" w:rsidR="00F11F46" w:rsidRDefault="00652FAD">
            <w:pPr>
              <w:pBdr>
                <w:top w:val="nil"/>
                <w:left w:val="nil"/>
                <w:bottom w:val="nil"/>
                <w:right w:val="nil"/>
                <w:between w:val="nil"/>
              </w:pBdr>
              <w:spacing w:line="276" w:lineRule="auto"/>
              <w:ind w:firstLine="0"/>
              <w:jc w:val="center"/>
              <w:rPr>
                <w:color w:val="000000"/>
                <w:sz w:val="20"/>
                <w:szCs w:val="20"/>
              </w:rPr>
            </w:pPr>
            <w:proofErr w:type="spellStart"/>
            <w:r>
              <w:rPr>
                <w:color w:val="000000"/>
                <w:sz w:val="20"/>
                <w:szCs w:val="20"/>
              </w:rPr>
              <w:t>Campo:ID_Programa</w:t>
            </w:r>
            <w:proofErr w:type="spellEnd"/>
          </w:p>
        </w:tc>
      </w:tr>
      <w:tr w:rsidR="00F11F46" w14:paraId="045BC90F" w14:textId="77777777">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63" w:author="Microsoft Word" w:date="2026-05-03T22:17:00Z" w16du:dateUtc="2026-05-04T03:17:00Z">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0A"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Nombre</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64" w:author="Microsoft Word" w:date="2026-05-03T22:17:00Z" w16du:dateUtc="2026-05-04T03:17:00Z">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0B"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Nombres propios completos del usuario según su documento oficial. Se utiliza para la personalización de la interfaz y encabezados de documentos legales.</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65" w:author="Microsoft Word" w:date="2026-05-03T22:17:00Z" w16du:dateUtc="2026-05-04T03:17:00Z">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0C" w14:textId="77777777" w:rsidR="00F11F46" w:rsidRDefault="00652FAD">
            <w:pPr>
              <w:pBdr>
                <w:top w:val="nil"/>
                <w:left w:val="nil"/>
                <w:bottom w:val="nil"/>
                <w:right w:val="nil"/>
                <w:between w:val="nil"/>
              </w:pBdr>
              <w:spacing w:line="276" w:lineRule="auto"/>
              <w:ind w:firstLine="0"/>
              <w:rPr>
                <w:color w:val="000000"/>
                <w:sz w:val="20"/>
                <w:szCs w:val="20"/>
              </w:rPr>
            </w:pPr>
            <w:proofErr w:type="gramStart"/>
            <w:r>
              <w:rPr>
                <w:color w:val="000000"/>
                <w:sz w:val="20"/>
                <w:szCs w:val="20"/>
              </w:rPr>
              <w:t>VARCHAR(</w:t>
            </w:r>
            <w:proofErr w:type="gramEnd"/>
            <w:r>
              <w:rPr>
                <w:color w:val="000000"/>
                <w:sz w:val="20"/>
                <w:szCs w:val="20"/>
              </w:rPr>
              <w:t>50)</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66" w:author="Microsoft Word" w:date="2026-05-03T22:17:00Z" w16du:dateUtc="2026-05-04T03:17:00Z">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0D"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67" w:author="Microsoft Word" w:date="2026-05-03T22:17:00Z" w16du:dateUtc="2026-05-04T03:17:00Z">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0E"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15" w14:textId="77777777">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68" w:author="Microsoft Word" w:date="2026-05-03T22:17:00Z" w16du:dateUtc="2026-05-04T03:17:00Z">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10"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Apellido</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69" w:author="Microsoft Word" w:date="2026-05-03T22:17:00Z" w16du:dateUtc="2026-05-04T03:17:00Z">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11"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Apellidos completos del usuario. Campo fundamental para el ordenamiento alfabético en listas de asistencia, reportes de notas y actas administrativas.</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70" w:author="Microsoft Word" w:date="2026-05-03T22:17:00Z" w16du:dateUtc="2026-05-04T03:17:00Z">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12" w14:textId="77777777" w:rsidR="00F11F46" w:rsidRDefault="00652FAD">
            <w:pPr>
              <w:pBdr>
                <w:top w:val="nil"/>
                <w:left w:val="nil"/>
                <w:bottom w:val="nil"/>
                <w:right w:val="nil"/>
                <w:between w:val="nil"/>
              </w:pBdr>
              <w:spacing w:line="276" w:lineRule="auto"/>
              <w:ind w:firstLine="0"/>
              <w:rPr>
                <w:color w:val="000000"/>
                <w:sz w:val="20"/>
                <w:szCs w:val="20"/>
              </w:rPr>
            </w:pPr>
            <w:proofErr w:type="gramStart"/>
            <w:r>
              <w:rPr>
                <w:color w:val="000000"/>
                <w:sz w:val="20"/>
                <w:szCs w:val="20"/>
              </w:rPr>
              <w:t>VARCHAR(</w:t>
            </w:r>
            <w:proofErr w:type="gramEnd"/>
            <w:r>
              <w:rPr>
                <w:color w:val="000000"/>
                <w:sz w:val="20"/>
                <w:szCs w:val="20"/>
              </w:rPr>
              <w:t>50)</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71" w:author="Microsoft Word" w:date="2026-05-03T22:17:00Z" w16du:dateUtc="2026-05-04T03:17:00Z">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13"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72" w:author="Microsoft Word" w:date="2026-05-03T22:17:00Z" w16du:dateUtc="2026-05-04T03:17:00Z">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14"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1B" w14:textId="77777777">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73" w:author="Microsoft Word" w:date="2026-05-03T22:17:00Z" w16du:dateUtc="2026-05-04T03:17:00Z">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16"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Correo</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74" w:author="Microsoft Word" w:date="2026-05-03T22:17:00Z" w16du:dateUtc="2026-05-04T03:17:00Z">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17"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Dirección de correo electrónico. Se utiliza como canal de comunicación para notificaciones de evaluación, alertas de bitácoras y recuperación de contraseña.</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75" w:author="Microsoft Word" w:date="2026-05-03T22:17:00Z" w16du:dateUtc="2026-05-04T03:17:00Z">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18" w14:textId="77777777" w:rsidR="00F11F46" w:rsidRDefault="00652FAD">
            <w:pPr>
              <w:pBdr>
                <w:top w:val="nil"/>
                <w:left w:val="nil"/>
                <w:bottom w:val="nil"/>
                <w:right w:val="nil"/>
                <w:between w:val="nil"/>
              </w:pBdr>
              <w:spacing w:line="276" w:lineRule="auto"/>
              <w:ind w:firstLine="0"/>
              <w:rPr>
                <w:color w:val="000000"/>
                <w:sz w:val="20"/>
                <w:szCs w:val="20"/>
              </w:rPr>
            </w:pPr>
            <w:proofErr w:type="gramStart"/>
            <w:r>
              <w:rPr>
                <w:color w:val="000000"/>
                <w:sz w:val="20"/>
                <w:szCs w:val="20"/>
              </w:rPr>
              <w:t>VARCHAR(</w:t>
            </w:r>
            <w:proofErr w:type="gramEnd"/>
            <w:r>
              <w:rPr>
                <w:color w:val="000000"/>
                <w:sz w:val="20"/>
                <w:szCs w:val="20"/>
              </w:rPr>
              <w:t>100)</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76" w:author="Microsoft Word" w:date="2026-05-03T22:17:00Z" w16du:dateUtc="2026-05-04T03:17:00Z">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19"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77" w:author="Microsoft Word" w:date="2026-05-03T22:17:00Z" w16du:dateUtc="2026-05-04T03:17:00Z">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1A"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21" w14:textId="77777777">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78" w:author="Microsoft Word" w:date="2026-05-03T22:17:00Z" w16du:dateUtc="2026-05-04T03:17:00Z">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1C"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Contraseña</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79" w:author="Microsoft Word" w:date="2026-05-03T22:17:00Z" w16du:dateUtc="2026-05-04T03:17:00Z">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1D"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Hash o cadena de caracteres encriptada para la validación de acceso. Almacena la clave de seguridad del usuario mediante protocolos de cifrado para proteger la integridad de la cuenta.</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80" w:author="Microsoft Word" w:date="2026-05-03T22:17:00Z" w16du:dateUtc="2026-05-04T03:17:00Z">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1E"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(100)</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81" w:author="Microsoft Word" w:date="2026-05-03T22:17:00Z" w16du:dateUtc="2026-05-04T03:17:00Z">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1F"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82" w:author="Microsoft Word" w:date="2026-05-03T22:17:00Z" w16du:dateUtc="2026-05-04T03:17:00Z">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20"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27" w14:textId="77777777">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83" w:author="Microsoft Word" w:date="2026-05-03T22:17:00Z" w16du:dateUtc="2026-05-04T03:17:00Z">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22"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Rol</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84" w:author="Microsoft Word" w:date="2026-05-03T22:17:00Z" w16du:dateUtc="2026-05-04T03:17:00Z">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23"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Atributo de perfilamiento que define los permisos dentro del s</w:t>
            </w:r>
            <w:r>
              <w:rPr>
                <w:sz w:val="20"/>
                <w:szCs w:val="20"/>
              </w:rPr>
              <w:t>oftware</w:t>
            </w:r>
            <w:r>
              <w:rPr>
                <w:color w:val="000000"/>
                <w:sz w:val="20"/>
                <w:szCs w:val="20"/>
              </w:rPr>
              <w:t xml:space="preserve"> (ej. '</w:t>
            </w:r>
            <w:proofErr w:type="gramStart"/>
            <w:r>
              <w:rPr>
                <w:color w:val="000000"/>
                <w:sz w:val="20"/>
                <w:szCs w:val="20"/>
              </w:rPr>
              <w:t>Director</w:t>
            </w:r>
            <w:proofErr w:type="gramEnd"/>
            <w:r>
              <w:rPr>
                <w:color w:val="000000"/>
                <w:sz w:val="20"/>
                <w:szCs w:val="20"/>
              </w:rPr>
              <w:t>', 'Tutor', 'Asesor', 'Estudiante'). Determina a qué módulos y funciones tiene acceso el usuario.</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85" w:author="Microsoft Word" w:date="2026-05-03T22:17:00Z" w16du:dateUtc="2026-05-04T03:17:00Z">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24"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(20)</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86" w:author="Microsoft Word" w:date="2026-05-03T22:17:00Z" w16du:dateUtc="2026-05-04T03:17:00Z">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25"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87" w:author="Microsoft Word" w:date="2026-05-03T22:17:00Z" w16du:dateUtc="2026-05-04T03:17:00Z">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26"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2D" w14:textId="77777777">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88" w:author="Microsoft Word" w:date="2026-05-03T22:17:00Z" w16du:dateUtc="2026-05-04T03:17:00Z">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28"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lastRenderedPageBreak/>
              <w:t>Semestre</w:t>
            </w:r>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89" w:author="Microsoft Word" w:date="2026-05-03T22:17:00Z" w16du:dateUtc="2026-05-04T03:17:00Z">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29"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Número entero que representa el periodo académico del plan de estudios en el que se ubica la práctica (ej. 5, 6, 7). Permite ordenar los niveles cronológicamente.</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90" w:author="Microsoft Word" w:date="2026-05-03T22:17:00Z" w16du:dateUtc="2026-05-04T03:17:00Z">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2A"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INT</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91" w:author="Microsoft Word" w:date="2026-05-03T22:17:00Z" w16du:dateUtc="2026-05-04T03:17:00Z">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2B"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No</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92" w:author="Microsoft Word" w:date="2026-05-03T22:17:00Z" w16du:dateUtc="2026-05-04T03:17:00Z">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2C"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33" w14:textId="77777777">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93" w:author="Microsoft Word" w:date="2026-05-03T22:17:00Z" w16du:dateUtc="2026-05-04T03:17:00Z">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2E"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Estado_Usuario</w:t>
            </w:r>
            <w:proofErr w:type="spellEnd"/>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94" w:author="Microsoft Word" w:date="2026-05-03T22:17:00Z" w16du:dateUtc="2026-05-04T03:17:00Z">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2F"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Indicador de vigencia administrativa del usuario en la plataforma. Permite restringir el acceso a usuarios desvinculados o egresados (ej. 'Activo', 'Inactivo', 'Suspendido').</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95" w:author="Microsoft Word" w:date="2026-05-03T22:17:00Z" w16du:dateUtc="2026-05-04T03:17:00Z">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30"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(15)</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96" w:author="Microsoft Word" w:date="2026-05-03T22:17:00Z" w16du:dateUtc="2026-05-04T03:17:00Z">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31"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97" w:author="Microsoft Word" w:date="2026-05-03T22:17:00Z" w16du:dateUtc="2026-05-04T03:17:00Z">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32"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39" w14:textId="77777777">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98" w:author="Microsoft Word" w:date="2026-05-03T22:17:00Z" w16du:dateUtc="2026-05-04T03:17:00Z">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34"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Habilitado_Asig</w:t>
            </w:r>
            <w:proofErr w:type="spellEnd"/>
          </w:p>
        </w:tc>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199" w:author="Microsoft Word" w:date="2026-05-03T22:17:00Z" w16du:dateUtc="2026-05-04T03:17:00Z">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35"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Indicador lógico (Booleano) que actúa como bandera de control administrativo. Determina si un estudiante ha cumplido con la validación de todos sus soportes digitales (ARL, EPS, Cédula, etc.) y está apto para proceder a la selección y asignación de plaza. Solo el rol "</w:t>
            </w:r>
            <w:proofErr w:type="gramStart"/>
            <w:r>
              <w:rPr>
                <w:color w:val="000000"/>
                <w:sz w:val="20"/>
                <w:szCs w:val="20"/>
              </w:rPr>
              <w:t>Director</w:t>
            </w:r>
            <w:proofErr w:type="gramEnd"/>
            <w:r>
              <w:rPr>
                <w:color w:val="000000"/>
                <w:sz w:val="20"/>
                <w:szCs w:val="20"/>
              </w:rPr>
              <w:t>" puede modificar este valor tras verificar la documentación.</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00" w:author="Microsoft Word" w:date="2026-05-03T22:17:00Z" w16du:dateUtc="2026-05-04T03:17:00Z">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36"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NUMBER (1) </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01" w:author="Microsoft Word" w:date="2026-05-03T22:17:00Z" w16du:dateUtc="2026-05-04T03:17:00Z">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37"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02" w:author="Microsoft Word" w:date="2026-05-03T22:17:00Z" w16du:dateUtc="2026-05-04T03:17:00Z">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38"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bl>
    <w:p w14:paraId="045BC93A" w14:textId="77777777" w:rsidR="00F11F46" w:rsidRDefault="00F11F46">
      <w:pPr>
        <w:pBdr>
          <w:top w:val="nil"/>
          <w:left w:val="nil"/>
          <w:bottom w:val="nil"/>
          <w:right w:val="nil"/>
          <w:between w:val="nil"/>
        </w:pBdr>
        <w:spacing w:line="276" w:lineRule="auto"/>
        <w:ind w:firstLine="0"/>
        <w:rPr>
          <w:color w:val="000000"/>
        </w:rPr>
      </w:pPr>
    </w:p>
    <w:p w14:paraId="045BC93B" w14:textId="77777777" w:rsidR="00F11F46" w:rsidRDefault="00652FAD">
      <w:pPr>
        <w:pBdr>
          <w:top w:val="nil"/>
          <w:left w:val="nil"/>
          <w:bottom w:val="nil"/>
          <w:right w:val="nil"/>
          <w:between w:val="nil"/>
        </w:pBdr>
        <w:spacing w:line="276" w:lineRule="auto"/>
        <w:ind w:firstLine="0"/>
        <w:rPr>
          <w:color w:val="000000"/>
        </w:rPr>
      </w:pPr>
      <w:r>
        <w:rPr>
          <w:color w:val="000000"/>
        </w:rPr>
        <w:t>CÓDIGO TABLA: T03</w:t>
      </w:r>
    </w:p>
    <w:p w14:paraId="045BC93C" w14:textId="77777777" w:rsidR="00F11F46" w:rsidRDefault="00652FAD">
      <w:pPr>
        <w:pBdr>
          <w:top w:val="nil"/>
          <w:left w:val="nil"/>
          <w:bottom w:val="nil"/>
          <w:right w:val="nil"/>
          <w:between w:val="nil"/>
        </w:pBdr>
        <w:spacing w:line="276" w:lineRule="auto"/>
        <w:ind w:firstLine="0"/>
        <w:rPr>
          <w:color w:val="000000"/>
        </w:rPr>
      </w:pPr>
      <w:r>
        <w:rPr>
          <w:color w:val="000000"/>
        </w:rPr>
        <w:t xml:space="preserve">NOMBRE TABLA: </w:t>
      </w:r>
      <w:proofErr w:type="spellStart"/>
      <w:r>
        <w:rPr>
          <w:color w:val="000000"/>
        </w:rPr>
        <w:t>Institucion_Receptora</w:t>
      </w:r>
      <w:proofErr w:type="spellEnd"/>
    </w:p>
    <w:p w14:paraId="045BC93D" w14:textId="77777777" w:rsidR="00F11F46" w:rsidRDefault="00652FAD">
      <w:pPr>
        <w:pBdr>
          <w:top w:val="nil"/>
          <w:left w:val="nil"/>
          <w:bottom w:val="nil"/>
          <w:right w:val="nil"/>
          <w:between w:val="nil"/>
        </w:pBdr>
        <w:spacing w:line="276" w:lineRule="auto"/>
        <w:ind w:firstLine="0"/>
        <w:rPr>
          <w:color w:val="000000"/>
        </w:rPr>
      </w:pPr>
      <w:r>
        <w:rPr>
          <w:color w:val="000000"/>
        </w:rPr>
        <w:t>DESCRIPCIÓN TABLA:</w:t>
      </w:r>
    </w:p>
    <w:p w14:paraId="045BC93E" w14:textId="77777777" w:rsidR="00F11F46" w:rsidRDefault="00652FAD">
      <w:pPr>
        <w:pBdr>
          <w:top w:val="nil"/>
          <w:left w:val="nil"/>
          <w:bottom w:val="nil"/>
          <w:right w:val="nil"/>
          <w:between w:val="nil"/>
        </w:pBdr>
        <w:spacing w:line="276" w:lineRule="auto"/>
        <w:ind w:firstLine="0"/>
        <w:rPr>
          <w:color w:val="000000"/>
        </w:rPr>
      </w:pPr>
      <w:r>
        <w:rPr>
          <w:color w:val="000000"/>
        </w:rPr>
        <w:t>Registro maestro de las entidades externas (colegios, fundaciones, instituciones educativas) autorizadas para recibir practicantes mediante convenios interinstitucionales. Esta tabla gestiona la capacidad logística (cupos) y la vigencia legal de los centros de práctica, permitiendo asegurar que los estudiantes realicen sus labores en entornos debidamente constituidos.</w:t>
      </w:r>
    </w:p>
    <w:p w14:paraId="045BC93F" w14:textId="77777777" w:rsidR="00F11F46" w:rsidRDefault="00F11F46">
      <w:pPr>
        <w:pBdr>
          <w:top w:val="nil"/>
          <w:left w:val="nil"/>
          <w:bottom w:val="nil"/>
          <w:right w:val="nil"/>
          <w:between w:val="nil"/>
        </w:pBdr>
        <w:spacing w:line="276" w:lineRule="auto"/>
        <w:ind w:firstLine="0"/>
        <w:rPr>
          <w:color w:val="000000"/>
        </w:rPr>
      </w:pPr>
    </w:p>
    <w:p w14:paraId="045BC940" w14:textId="77777777" w:rsidR="00F11F46" w:rsidRDefault="00F11F46">
      <w:pPr>
        <w:pBdr>
          <w:top w:val="nil"/>
          <w:left w:val="nil"/>
          <w:bottom w:val="nil"/>
          <w:right w:val="nil"/>
          <w:between w:val="nil"/>
        </w:pBdr>
        <w:spacing w:line="276" w:lineRule="auto"/>
        <w:ind w:firstLine="0"/>
        <w:rPr>
          <w:color w:val="000000"/>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Change w:id="203" w:author="Microsoft Word" w:date="2026-05-03T22:17:00Z" w16du:dateUtc="2026-05-04T03:17:00Z">
          <w:tblPr>
            <w:tblStyle w:val="a9"/>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1965"/>
        <w:gridCol w:w="2745"/>
        <w:gridCol w:w="1830"/>
        <w:gridCol w:w="1320"/>
        <w:gridCol w:w="1140"/>
        <w:tblGridChange w:id="204">
          <w:tblGrid>
            <w:gridCol w:w="1965"/>
            <w:gridCol w:w="2745"/>
            <w:gridCol w:w="1830"/>
            <w:gridCol w:w="1320"/>
            <w:gridCol w:w="1140"/>
          </w:tblGrid>
        </w:tblGridChange>
      </w:tblGrid>
      <w:tr w:rsidR="00F11F46" w14:paraId="045BC946" w14:textId="77777777">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05"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41"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NOMBRE CAMPO</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06"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42"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DESCRIPCIÓN DEL CAMPO</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07"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43"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TIPO Y TAMAÑO MÁXIMO</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08" w:author="Microsoft Word" w:date="2026-05-03T22:17:00Z" w16du:dateUtc="2026-05-04T03:17:00Z">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44"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REQUERIDA</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09" w:author="Microsoft Word" w:date="2026-05-03T22:17:00Z" w16du:dateUtc="2026-05-04T03:17:00Z">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45"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TIPO DE LLAVE</w:t>
            </w:r>
          </w:p>
        </w:tc>
      </w:tr>
      <w:tr w:rsidR="00F11F46" w14:paraId="045BC94C" w14:textId="77777777">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10"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47"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ID_Institucion</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11"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48"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Código alfanumérico único para identificación interna de la </w:t>
            </w:r>
            <w:r>
              <w:rPr>
                <w:color w:val="000000"/>
                <w:sz w:val="20"/>
                <w:szCs w:val="20"/>
              </w:rPr>
              <w:lastRenderedPageBreak/>
              <w:t>entidad en el s</w:t>
            </w:r>
            <w:r>
              <w:rPr>
                <w:sz w:val="20"/>
                <w:szCs w:val="20"/>
              </w:rPr>
              <w:t>oftware</w:t>
            </w:r>
            <w:r>
              <w:rPr>
                <w:color w:val="000000"/>
                <w:sz w:val="20"/>
                <w:szCs w:val="20"/>
              </w:rPr>
              <w:t>. Sirve como ancla para relacionar la institución con las sedes y asignaciones de estudiantes.</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12"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49"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lastRenderedPageBreak/>
              <w:t>VARCHAR (15)</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13" w:author="Microsoft Word" w:date="2026-05-03T22:17:00Z" w16du:dateUtc="2026-05-04T03:17:00Z">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4A"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14" w:author="Microsoft Word" w:date="2026-05-03T22:17:00Z" w16du:dateUtc="2026-05-04T03:17:00Z">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4B"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PK</w:t>
            </w:r>
          </w:p>
        </w:tc>
      </w:tr>
      <w:tr w:rsidR="00F11F46" w14:paraId="045BC952" w14:textId="77777777">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15"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4D"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NIT_Institucion</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16"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4E"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Número de Identificación Tributaria oficial de la entidad. Es un dato crítico para la verificación de la existencia legal y la gestión de contratos o convenios de práctica.</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17"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4F"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(20)</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18" w:author="Microsoft Word" w:date="2026-05-03T22:17:00Z" w16du:dateUtc="2026-05-04T03:17:00Z">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50"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19" w:author="Microsoft Word" w:date="2026-05-03T22:17:00Z" w16du:dateUtc="2026-05-04T03:17:00Z">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51"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58" w14:textId="77777777">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20"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53"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Nombre_Institucion</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21"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54"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Razón social o denominación oficial de la institución receptora (ej. Colegio Técnico Santander). Se utiliza para encabezados en bitácoras y cartas de presentación del estudiante.</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22"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55"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(255)</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23" w:author="Microsoft Word" w:date="2026-05-03T22:17:00Z" w16du:dateUtc="2026-05-04T03:17:00Z">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56"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24" w:author="Microsoft Word" w:date="2026-05-03T22:17:00Z" w16du:dateUtc="2026-05-04T03:17:00Z">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57"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5E" w14:textId="77777777">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25"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59"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Direccion</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26"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5A"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Ubicación física exacta de la sede principal o punto de práctica. Este dato es vital para que el asesor académico planifique las rutas de supervisión y visitas técnicas.</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27"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5B"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(50)</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28" w:author="Microsoft Word" w:date="2026-05-03T22:17:00Z" w16du:dateUtc="2026-05-04T03:17:00Z">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5C"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29" w:author="Microsoft Word" w:date="2026-05-03T22:17:00Z" w16du:dateUtc="2026-05-04T03:17:00Z">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5D"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64" w14:textId="77777777">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30"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5F"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Estado_Convenio</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31"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60"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Estatus administrativo del acuerdo legal (ej. 'Vigente', 'Vencido', 'En Trámite'). Condiciona si el s</w:t>
            </w:r>
            <w:r>
              <w:rPr>
                <w:sz w:val="20"/>
                <w:szCs w:val="20"/>
              </w:rPr>
              <w:t xml:space="preserve">oftware </w:t>
            </w:r>
            <w:r>
              <w:rPr>
                <w:color w:val="000000"/>
                <w:sz w:val="20"/>
                <w:szCs w:val="20"/>
              </w:rPr>
              <w:t>permite o no asignar nuevos estudiantes a esta institución.</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32"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61"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(15)</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33" w:author="Microsoft Word" w:date="2026-05-03T22:17:00Z" w16du:dateUtc="2026-05-04T03:17:00Z">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62"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34" w:author="Microsoft Word" w:date="2026-05-03T22:17:00Z" w16du:dateUtc="2026-05-04T03:17:00Z">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63"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6A" w14:textId="77777777">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35"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65"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Cupos_Totales</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36"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66"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Cantidad máxima de estudiantes que la institución puede acoger simultáneamente. Funciona como un contador de control para evitar la sobreasignación de practicantes en un mismo centro.</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37"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67"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INT</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38" w:author="Microsoft Word" w:date="2026-05-03T22:17:00Z" w16du:dateUtc="2026-05-04T03:17:00Z">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68"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39" w:author="Microsoft Word" w:date="2026-05-03T22:17:00Z" w16du:dateUtc="2026-05-04T03:17:00Z">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69"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70" w14:textId="77777777">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40"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6B"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Cupos_Disp</w:t>
            </w:r>
            <w:proofErr w:type="spellEnd"/>
            <w:r>
              <w:rPr>
                <w:color w:val="000000"/>
                <w:sz w:val="20"/>
                <w:szCs w:val="20"/>
              </w:rPr>
              <w:t xml:space="preserve"> </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41"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6C"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Saldo numérico de plazas libres en tiempo real. Se descuenta automáticamente (-1) cada vez que el </w:t>
            </w:r>
            <w:proofErr w:type="gramStart"/>
            <w:r>
              <w:rPr>
                <w:color w:val="000000"/>
                <w:sz w:val="20"/>
                <w:szCs w:val="20"/>
              </w:rPr>
              <w:t>Director</w:t>
            </w:r>
            <w:proofErr w:type="gramEnd"/>
            <w:r>
              <w:rPr>
                <w:color w:val="000000"/>
                <w:sz w:val="20"/>
                <w:szCs w:val="20"/>
              </w:rPr>
              <w:t xml:space="preserve"> formaliza una asignación en la tabla T06 y se aumenta (+1) si una asignación es cancelada. </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42"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6D"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INT</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43" w:author="Microsoft Word" w:date="2026-05-03T22:17:00Z" w16du:dateUtc="2026-05-04T03:17:00Z">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6E"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44" w:author="Microsoft Word" w:date="2026-05-03T22:17:00Z" w16du:dateUtc="2026-05-04T03:17:00Z">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6F"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76" w14:textId="77777777">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45"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71"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lastRenderedPageBreak/>
              <w:t>Tel_Institucion</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46"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72"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Cadena de caracteres que contiene el número telefónico, incluyendo prefijos o extensiones si es necesario. Es el dato utilizado por los asesores para la comunicación directa.</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47"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73"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(30)</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48" w:author="Microsoft Word" w:date="2026-05-03T22:17:00Z" w16du:dateUtc="2026-05-04T03:17:00Z">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74"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49" w:author="Microsoft Word" w:date="2026-05-03T22:17:00Z" w16du:dateUtc="2026-05-04T03:17:00Z">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75"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7C" w14:textId="77777777">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50"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77"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Correo_Institucion</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51"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78"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Dirección de correo electrónico oficial (ej. secretaria@colegio.edu.co). Es el canal principal para la remisión de actas de inicio y certificados finales de práctica.</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52"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79"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(100)</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53" w:author="Microsoft Word" w:date="2026-05-03T22:17:00Z" w16du:dateUtc="2026-05-04T03:17:00Z">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7A"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54" w:author="Microsoft Word" w:date="2026-05-03T22:17:00Z" w16du:dateUtc="2026-05-04T03:17:00Z">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7B"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bl>
    <w:p w14:paraId="045BC97D" w14:textId="77777777" w:rsidR="00F11F46" w:rsidRDefault="00F11F46">
      <w:pPr>
        <w:pBdr>
          <w:top w:val="nil"/>
          <w:left w:val="nil"/>
          <w:bottom w:val="nil"/>
          <w:right w:val="nil"/>
          <w:between w:val="nil"/>
        </w:pBdr>
        <w:spacing w:line="276" w:lineRule="auto"/>
        <w:ind w:firstLine="0"/>
        <w:rPr>
          <w:color w:val="000000"/>
        </w:rPr>
      </w:pPr>
    </w:p>
    <w:p w14:paraId="045BC97E" w14:textId="77777777" w:rsidR="00F11F46" w:rsidRDefault="00F11F46">
      <w:pPr>
        <w:pBdr>
          <w:top w:val="nil"/>
          <w:left w:val="nil"/>
          <w:bottom w:val="nil"/>
          <w:right w:val="nil"/>
          <w:between w:val="nil"/>
        </w:pBdr>
        <w:spacing w:line="276" w:lineRule="auto"/>
        <w:ind w:firstLine="0"/>
        <w:rPr>
          <w:color w:val="000000"/>
        </w:rPr>
      </w:pPr>
    </w:p>
    <w:p w14:paraId="045BC97F" w14:textId="77777777" w:rsidR="00F11F46" w:rsidRDefault="00652FAD">
      <w:pPr>
        <w:pBdr>
          <w:top w:val="nil"/>
          <w:left w:val="nil"/>
          <w:bottom w:val="nil"/>
          <w:right w:val="nil"/>
          <w:between w:val="nil"/>
        </w:pBdr>
        <w:spacing w:line="276" w:lineRule="auto"/>
        <w:ind w:firstLine="0"/>
        <w:rPr>
          <w:color w:val="000000"/>
        </w:rPr>
      </w:pPr>
      <w:r>
        <w:rPr>
          <w:color w:val="000000"/>
        </w:rPr>
        <w:t>CÓDIGO TABLA: T04</w:t>
      </w:r>
    </w:p>
    <w:p w14:paraId="045BC980" w14:textId="77777777" w:rsidR="00F11F46" w:rsidRDefault="00652FAD">
      <w:pPr>
        <w:pBdr>
          <w:top w:val="nil"/>
          <w:left w:val="nil"/>
          <w:bottom w:val="nil"/>
          <w:right w:val="nil"/>
          <w:between w:val="nil"/>
        </w:pBdr>
        <w:spacing w:line="276" w:lineRule="auto"/>
        <w:ind w:firstLine="0"/>
        <w:rPr>
          <w:color w:val="000000"/>
        </w:rPr>
      </w:pPr>
      <w:r>
        <w:rPr>
          <w:color w:val="000000"/>
        </w:rPr>
        <w:t>NOMBRE TABLA: Documentos</w:t>
      </w:r>
    </w:p>
    <w:p w14:paraId="045BC981" w14:textId="77777777" w:rsidR="00F11F46" w:rsidRDefault="00652FAD">
      <w:pPr>
        <w:pBdr>
          <w:top w:val="nil"/>
          <w:left w:val="nil"/>
          <w:bottom w:val="nil"/>
          <w:right w:val="nil"/>
          <w:between w:val="nil"/>
        </w:pBdr>
        <w:spacing w:line="276" w:lineRule="auto"/>
        <w:ind w:firstLine="0"/>
        <w:rPr>
          <w:color w:val="000000"/>
        </w:rPr>
      </w:pPr>
      <w:r>
        <w:rPr>
          <w:color w:val="000000"/>
        </w:rPr>
        <w:t>DESCRIPCIÓN TABLA:</w:t>
      </w:r>
    </w:p>
    <w:p w14:paraId="045BC982" w14:textId="77777777" w:rsidR="00F11F46" w:rsidRDefault="00652FAD">
      <w:pPr>
        <w:pBdr>
          <w:top w:val="nil"/>
          <w:left w:val="nil"/>
          <w:bottom w:val="nil"/>
          <w:right w:val="nil"/>
          <w:between w:val="nil"/>
        </w:pBdr>
        <w:spacing w:line="276" w:lineRule="auto"/>
        <w:ind w:firstLine="0"/>
        <w:rPr>
          <w:color w:val="000000"/>
        </w:rPr>
      </w:pPr>
      <w:r>
        <w:rPr>
          <w:color w:val="000000"/>
        </w:rPr>
        <w:t>Módulo de gestión documental y cumplimiento legal. Almacena el registro y estado de validación de los requisitos obligatorios (cédula, riesgos laborales y antecedentes) que el estudiante debe cargar para quedar formalmente habilitado en su centro de práctica. Funciona como un s</w:t>
      </w:r>
      <w:r>
        <w:t>oftware</w:t>
      </w:r>
      <w:r>
        <w:rPr>
          <w:color w:val="000000"/>
        </w:rPr>
        <w:t xml:space="preserve"> de auditoría preventiva para la universidad.</w:t>
      </w:r>
    </w:p>
    <w:p w14:paraId="045BC983" w14:textId="77777777" w:rsidR="00F11F46" w:rsidRDefault="00F11F46">
      <w:pPr>
        <w:pBdr>
          <w:top w:val="nil"/>
          <w:left w:val="nil"/>
          <w:bottom w:val="nil"/>
          <w:right w:val="nil"/>
          <w:between w:val="nil"/>
        </w:pBdr>
        <w:spacing w:line="276" w:lineRule="auto"/>
        <w:ind w:firstLine="0"/>
        <w:rPr>
          <w:color w:val="000000"/>
        </w:rPr>
      </w:pPr>
    </w:p>
    <w:p w14:paraId="045BC984" w14:textId="77777777" w:rsidR="00F11F46" w:rsidRDefault="00F11F46">
      <w:pPr>
        <w:pBdr>
          <w:top w:val="nil"/>
          <w:left w:val="nil"/>
          <w:bottom w:val="nil"/>
          <w:right w:val="nil"/>
          <w:between w:val="nil"/>
        </w:pBdr>
        <w:spacing w:line="276" w:lineRule="auto"/>
        <w:ind w:firstLine="0"/>
        <w:rPr>
          <w:color w:val="000000"/>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Change w:id="255" w:author="Microsoft Word" w:date="2026-05-03T22:17:00Z" w16du:dateUtc="2026-05-04T03:17:00Z">
          <w:tblPr>
            <w:tblStyle w:val="a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1965"/>
        <w:gridCol w:w="2745"/>
        <w:gridCol w:w="1830"/>
        <w:gridCol w:w="825"/>
        <w:gridCol w:w="1635"/>
        <w:tblGridChange w:id="256">
          <w:tblGrid>
            <w:gridCol w:w="1965"/>
            <w:gridCol w:w="2745"/>
            <w:gridCol w:w="1830"/>
            <w:gridCol w:w="825"/>
            <w:gridCol w:w="1635"/>
          </w:tblGrid>
        </w:tblGridChange>
      </w:tblGrid>
      <w:tr w:rsidR="00F11F46" w14:paraId="045BC98A" w14:textId="77777777">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57"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85" w14:textId="77777777" w:rsidR="00F11F46" w:rsidRDefault="00652FAD">
            <w:pPr>
              <w:pBdr>
                <w:top w:val="nil"/>
                <w:left w:val="nil"/>
                <w:bottom w:val="nil"/>
                <w:right w:val="nil"/>
                <w:between w:val="nil"/>
              </w:pBdr>
              <w:spacing w:line="276" w:lineRule="auto"/>
              <w:ind w:firstLine="0"/>
              <w:rPr>
                <w:color w:val="000000"/>
              </w:rPr>
            </w:pPr>
            <w:r>
              <w:rPr>
                <w:color w:val="000000"/>
              </w:rPr>
              <w:t>NOMBRE CAMPO</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58"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86" w14:textId="77777777" w:rsidR="00F11F46" w:rsidRDefault="00652FAD">
            <w:pPr>
              <w:pBdr>
                <w:top w:val="nil"/>
                <w:left w:val="nil"/>
                <w:bottom w:val="nil"/>
                <w:right w:val="nil"/>
                <w:between w:val="nil"/>
              </w:pBdr>
              <w:spacing w:line="276" w:lineRule="auto"/>
              <w:ind w:firstLine="0"/>
              <w:rPr>
                <w:color w:val="000000"/>
              </w:rPr>
            </w:pPr>
            <w:r>
              <w:rPr>
                <w:color w:val="000000"/>
              </w:rPr>
              <w:t>DESCRIPCIÓN DEL CAMPO</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59"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87" w14:textId="77777777" w:rsidR="00F11F46" w:rsidRDefault="00652FAD">
            <w:pPr>
              <w:pBdr>
                <w:top w:val="nil"/>
                <w:left w:val="nil"/>
                <w:bottom w:val="nil"/>
                <w:right w:val="nil"/>
                <w:between w:val="nil"/>
              </w:pBdr>
              <w:spacing w:line="276" w:lineRule="auto"/>
              <w:ind w:firstLine="0"/>
              <w:rPr>
                <w:color w:val="000000"/>
              </w:rPr>
            </w:pPr>
            <w:r>
              <w:rPr>
                <w:color w:val="000000"/>
              </w:rPr>
              <w:t>TIPO Y TAMAÑO MÁXIMO</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60" w:author="Microsoft Word" w:date="2026-05-03T22:17:00Z" w16du:dateUtc="2026-05-04T03:17:00Z">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88" w14:textId="77777777" w:rsidR="00F11F46" w:rsidRDefault="00652FAD">
            <w:pPr>
              <w:pBdr>
                <w:top w:val="nil"/>
                <w:left w:val="nil"/>
                <w:bottom w:val="nil"/>
                <w:right w:val="nil"/>
                <w:between w:val="nil"/>
              </w:pBdr>
              <w:spacing w:line="276" w:lineRule="auto"/>
              <w:ind w:firstLine="0"/>
              <w:rPr>
                <w:color w:val="000000"/>
                <w:sz w:val="10"/>
                <w:szCs w:val="10"/>
              </w:rPr>
            </w:pPr>
            <w:r>
              <w:rPr>
                <w:color w:val="000000"/>
                <w:sz w:val="10"/>
                <w:szCs w:val="10"/>
              </w:rPr>
              <w:t>REQUERIDA</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61" w:author="Microsoft Word" w:date="2026-05-03T22:17:00Z" w16du:dateUtc="2026-05-04T03:17:00Z">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89" w14:textId="77777777" w:rsidR="00F11F46" w:rsidRDefault="00652FAD">
            <w:pPr>
              <w:pBdr>
                <w:top w:val="nil"/>
                <w:left w:val="nil"/>
                <w:bottom w:val="nil"/>
                <w:right w:val="nil"/>
                <w:between w:val="nil"/>
              </w:pBdr>
              <w:spacing w:line="276" w:lineRule="auto"/>
              <w:ind w:firstLine="0"/>
              <w:rPr>
                <w:color w:val="000000"/>
              </w:rPr>
            </w:pPr>
            <w:r>
              <w:rPr>
                <w:color w:val="000000"/>
              </w:rPr>
              <w:t>TIPO DE LLAVE</w:t>
            </w:r>
          </w:p>
        </w:tc>
      </w:tr>
      <w:tr w:rsidR="00F11F46" w14:paraId="045BC990" w14:textId="77777777">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62"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8B"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ID_Documento</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63"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8C"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Identificador único del registro de documentos. Permite realizar el seguimiento individual de cada archivo cargado y su evolución en el proceso de revisión.</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64"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8D"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(15)</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65" w:author="Microsoft Word" w:date="2026-05-03T22:17:00Z" w16du:dateUtc="2026-05-04T03:17:00Z">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8E"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66" w:author="Microsoft Word" w:date="2026-05-03T22:17:00Z" w16du:dateUtc="2026-05-04T03:17:00Z">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8F"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PK</w:t>
            </w:r>
          </w:p>
        </w:tc>
      </w:tr>
      <w:tr w:rsidR="00F11F46" w14:paraId="045BC998" w14:textId="77777777">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67"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91"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Cedula_Estudiante</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68"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92"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Llave foránea que referencia al Usuario (T02) que realizará la práctica. Vincula la identidad y el programa académico del alumno con el proceso actual.</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69"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93"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(20)</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70" w:author="Microsoft Word" w:date="2026-05-03T22:17:00Z" w16du:dateUtc="2026-05-04T03:17:00Z">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94"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71" w:author="Microsoft Word" w:date="2026-05-03T22:17:00Z" w16du:dateUtc="2026-05-04T03:17:00Z">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95"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FK</w:t>
            </w:r>
          </w:p>
          <w:p w14:paraId="045BC996"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Tabla: Usuario</w:t>
            </w:r>
          </w:p>
          <w:p w14:paraId="045BC997"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 xml:space="preserve">Campo: </w:t>
            </w:r>
            <w:proofErr w:type="spellStart"/>
            <w:r>
              <w:rPr>
                <w:color w:val="000000"/>
                <w:sz w:val="20"/>
                <w:szCs w:val="20"/>
              </w:rPr>
              <w:t>Cedula_Usuario</w:t>
            </w:r>
            <w:proofErr w:type="spellEnd"/>
          </w:p>
        </w:tc>
      </w:tr>
      <w:tr w:rsidR="00F11F46" w14:paraId="045BC99E" w14:textId="77777777">
        <w:trPr>
          <w:trHeight w:val="510"/>
          <w:trPrChange w:id="272" w:author="Microsoft Word" w:date="2026-05-03T22:17:00Z" w16du:dateUtc="2026-05-04T03:17:00Z">
            <w:trPr>
              <w:trHeight w:val="510"/>
            </w:trPr>
          </w:trPrChange>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73"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99"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Tipo_Documento</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74"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9A"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Categoría técnica del archivo (ej. 'ARL', 'Póliza', cédula'). Define la naturaleza del </w:t>
            </w:r>
            <w:r>
              <w:rPr>
                <w:color w:val="000000"/>
                <w:sz w:val="20"/>
                <w:szCs w:val="20"/>
              </w:rPr>
              <w:lastRenderedPageBreak/>
              <w:t>documento para facilitar su clasificación y auditoría.</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75"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9B"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lastRenderedPageBreak/>
              <w:t>VARCHAR (30)</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76" w:author="Microsoft Word" w:date="2026-05-03T22:17:00Z" w16du:dateUtc="2026-05-04T03:17:00Z">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9C"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77" w:author="Microsoft Word" w:date="2026-05-03T22:17:00Z" w16du:dateUtc="2026-05-04T03:17:00Z">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9D"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A4" w14:textId="77777777">
        <w:trPr>
          <w:trHeight w:val="510"/>
          <w:trPrChange w:id="278" w:author="Microsoft Word" w:date="2026-05-03T22:17:00Z" w16du:dateUtc="2026-05-04T03:17:00Z">
            <w:trPr>
              <w:trHeight w:val="510"/>
            </w:trPr>
          </w:trPrChange>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79"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9F"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Fecha_Carga</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80"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A0"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Registra el momento exacto en que el estudiante subió el archivo al s</w:t>
            </w:r>
            <w:r>
              <w:rPr>
                <w:sz w:val="20"/>
                <w:szCs w:val="20"/>
              </w:rPr>
              <w:t>oftware</w:t>
            </w:r>
            <w:r>
              <w:rPr>
                <w:color w:val="000000"/>
                <w:sz w:val="20"/>
                <w:szCs w:val="20"/>
              </w:rPr>
              <w:t xml:space="preserve">. Es esencial para la trazabilidad y para verificar si la entrega se realizó dentro de los plazos establecidos por el calendario de prácticas. </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81"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A1"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DATETIME </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82" w:author="Microsoft Word" w:date="2026-05-03T22:17:00Z" w16du:dateUtc="2026-05-04T03:17:00Z">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A2"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83" w:author="Microsoft Word" w:date="2026-05-03T22:17:00Z" w16du:dateUtc="2026-05-04T03:17:00Z">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A3"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AA" w14:textId="77777777">
        <w:trPr>
          <w:trHeight w:val="510"/>
          <w:trPrChange w:id="284" w:author="Microsoft Word" w:date="2026-05-03T22:17:00Z" w16du:dateUtc="2026-05-04T03:17:00Z">
            <w:trPr>
              <w:trHeight w:val="510"/>
            </w:trPr>
          </w:trPrChange>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85"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A5"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Estado_Doc</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86"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A6"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Indica la situación administrativa del archivo tras la revisión del director. Los estados permitidos son: 'En Revisión' (por defecto), 'Válido' (aprobado) o 'Rechazado' (requiere corrección). </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87"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A7"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VARCHAR (20) </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88" w:author="Microsoft Word" w:date="2026-05-03T22:17:00Z" w16du:dateUtc="2026-05-04T03:17:00Z">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A8"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89" w:author="Microsoft Word" w:date="2026-05-03T22:17:00Z" w16du:dateUtc="2026-05-04T03:17:00Z">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A9"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9B0" w14:textId="77777777">
        <w:trPr>
          <w:trHeight w:val="510"/>
          <w:trPrChange w:id="290" w:author="Microsoft Word" w:date="2026-05-03T22:17:00Z" w16du:dateUtc="2026-05-04T03:17:00Z">
            <w:trPr>
              <w:trHeight w:val="510"/>
            </w:trPr>
          </w:trPrChange>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91" w:author="Microsoft Word" w:date="2026-05-03T22:17:00Z" w16du:dateUtc="2026-05-04T03:17:00Z">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AB"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Ruta_Archivo</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92"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AC"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Dirección o ruta digital (vínculo a la nube) donde se encuentra alojado el archivo. Permite la visualización y descarga del soporte por parte del revisor.</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93"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AD"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(500)</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94" w:author="Microsoft Word" w:date="2026-05-03T22:17:00Z" w16du:dateUtc="2026-05-04T03:17:00Z">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AE"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95" w:author="Microsoft Word" w:date="2026-05-03T22:17:00Z" w16du:dateUtc="2026-05-04T03:17:00Z">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AF"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bl>
    <w:p w14:paraId="045BC9B1" w14:textId="77777777" w:rsidR="00F11F46" w:rsidRDefault="00F11F46">
      <w:pPr>
        <w:pBdr>
          <w:top w:val="nil"/>
          <w:left w:val="nil"/>
          <w:bottom w:val="nil"/>
          <w:right w:val="nil"/>
          <w:between w:val="nil"/>
        </w:pBdr>
        <w:spacing w:line="276" w:lineRule="auto"/>
        <w:ind w:firstLine="0"/>
        <w:rPr>
          <w:color w:val="000000"/>
        </w:rPr>
      </w:pPr>
    </w:p>
    <w:p w14:paraId="045BC9B2" w14:textId="77777777" w:rsidR="00F11F46" w:rsidRDefault="00652FAD">
      <w:pPr>
        <w:pBdr>
          <w:top w:val="nil"/>
          <w:left w:val="nil"/>
          <w:bottom w:val="nil"/>
          <w:right w:val="nil"/>
          <w:between w:val="nil"/>
        </w:pBdr>
        <w:spacing w:line="276" w:lineRule="auto"/>
        <w:ind w:firstLine="0"/>
        <w:rPr>
          <w:color w:val="000000"/>
        </w:rPr>
      </w:pPr>
      <w:r>
        <w:rPr>
          <w:color w:val="000000"/>
        </w:rPr>
        <w:t>CÓDIGO TABLA: T05</w:t>
      </w:r>
    </w:p>
    <w:p w14:paraId="045BC9B3" w14:textId="77777777" w:rsidR="00F11F46" w:rsidRDefault="00652FAD">
      <w:pPr>
        <w:pBdr>
          <w:top w:val="nil"/>
          <w:left w:val="nil"/>
          <w:bottom w:val="nil"/>
          <w:right w:val="nil"/>
          <w:between w:val="nil"/>
        </w:pBdr>
        <w:spacing w:line="276" w:lineRule="auto"/>
        <w:ind w:firstLine="0"/>
        <w:rPr>
          <w:color w:val="000000"/>
        </w:rPr>
      </w:pPr>
      <w:r>
        <w:rPr>
          <w:color w:val="000000"/>
        </w:rPr>
        <w:t xml:space="preserve">NOMBRE TABLA: </w:t>
      </w:r>
      <w:proofErr w:type="spellStart"/>
      <w:r>
        <w:rPr>
          <w:color w:val="000000"/>
        </w:rPr>
        <w:t>Seleccion_Institucion</w:t>
      </w:r>
      <w:proofErr w:type="spellEnd"/>
    </w:p>
    <w:p w14:paraId="045BC9B4" w14:textId="77777777" w:rsidR="00F11F46" w:rsidRDefault="00652FAD">
      <w:pPr>
        <w:pBdr>
          <w:top w:val="nil"/>
          <w:left w:val="nil"/>
          <w:bottom w:val="nil"/>
          <w:right w:val="nil"/>
          <w:between w:val="nil"/>
        </w:pBdr>
        <w:spacing w:line="276" w:lineRule="auto"/>
        <w:ind w:firstLine="0"/>
        <w:rPr>
          <w:color w:val="000000"/>
        </w:rPr>
      </w:pPr>
      <w:r>
        <w:rPr>
          <w:color w:val="000000"/>
        </w:rPr>
        <w:t>DESCRIPCIÓN TABLA:</w:t>
      </w:r>
    </w:p>
    <w:p w14:paraId="045BC9B5" w14:textId="77777777" w:rsidR="00F11F46" w:rsidRDefault="00F11F46">
      <w:pPr>
        <w:pBdr>
          <w:top w:val="nil"/>
          <w:left w:val="nil"/>
          <w:bottom w:val="nil"/>
          <w:right w:val="nil"/>
          <w:between w:val="nil"/>
        </w:pBdr>
        <w:spacing w:line="276" w:lineRule="auto"/>
        <w:ind w:firstLine="0"/>
        <w:rPr>
          <w:color w:val="000000"/>
        </w:rPr>
      </w:pPr>
    </w:p>
    <w:p w14:paraId="045BC9B6" w14:textId="77777777" w:rsidR="00F11F46" w:rsidRDefault="00F11F46">
      <w:pPr>
        <w:pBdr>
          <w:top w:val="nil"/>
          <w:left w:val="nil"/>
          <w:bottom w:val="nil"/>
          <w:right w:val="nil"/>
          <w:between w:val="nil"/>
        </w:pBdr>
        <w:spacing w:line="276" w:lineRule="auto"/>
        <w:ind w:firstLine="0"/>
        <w:rPr>
          <w:color w:val="000000"/>
        </w:rPr>
      </w:pPr>
    </w:p>
    <w:tbl>
      <w:tblPr>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Change w:id="296" w:author="Microsoft Word" w:date="2026-05-03T22:17:00Z" w16du:dateUtc="2026-05-04T03:17:00Z">
          <w:tblPr>
            <w:tblStyle w:val="ab"/>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1980"/>
        <w:gridCol w:w="2745"/>
        <w:gridCol w:w="1830"/>
        <w:gridCol w:w="810"/>
        <w:gridCol w:w="1650"/>
        <w:tblGridChange w:id="297">
          <w:tblGrid>
            <w:gridCol w:w="1980"/>
            <w:gridCol w:w="2745"/>
            <w:gridCol w:w="1830"/>
            <w:gridCol w:w="810"/>
            <w:gridCol w:w="1650"/>
          </w:tblGrid>
        </w:tblGridChange>
      </w:tblGrid>
      <w:tr w:rsidR="00F11F46" w14:paraId="045BC9BC" w14:textId="77777777">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98" w:author="Microsoft Word" w:date="2026-05-03T22:17:00Z" w16du:dateUtc="2026-05-04T03:17:00Z">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B7"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NOMBRE CAMPO</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299"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B8"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DESCRIPCIÓN DEL CAMPO</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00"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B9"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TIPO Y TAMAÑO MÁXIMO</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01" w:author="Microsoft Word" w:date="2026-05-03T22:17:00Z" w16du:dateUtc="2026-05-04T03:17:00Z">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BA"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REQUERIDA</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02" w:author="Microsoft Word" w:date="2026-05-03T22:17:00Z" w16du:dateUtc="2026-05-04T03:17:00Z">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BB"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TIPO DE LLAVE</w:t>
            </w:r>
          </w:p>
        </w:tc>
      </w:tr>
      <w:tr w:rsidR="00F11F46" w14:paraId="045BC9C2" w14:textId="77777777">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03" w:author="Microsoft Word" w:date="2026-05-03T22:17:00Z" w16du:dateUtc="2026-05-04T03:17:00Z">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BD"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ID_Seleccion</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04"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BE"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Código único de identificación para el nivel de práctica (ej. </w:t>
            </w:r>
            <w:r>
              <w:rPr>
                <w:color w:val="000000"/>
                <w:sz w:val="20"/>
                <w:rPrChange w:id="305" w:author="Microsoft Word" w:date="2026-05-03T22:17:00Z" w16du:dateUtc="2026-05-04T03:17:00Z">
                  <w:rPr>
                    <w:color w:val="000000"/>
                    <w:sz w:val="20"/>
                    <w:szCs w:val="20"/>
                    <w:lang w:val="en-US"/>
                  </w:rPr>
                </w:rPrChange>
              </w:rPr>
              <w:t xml:space="preserve">'PRAC-01', 'SEM-INV-02'). </w:t>
            </w:r>
            <w:r>
              <w:rPr>
                <w:color w:val="000000"/>
                <w:sz w:val="20"/>
                <w:szCs w:val="20"/>
              </w:rPr>
              <w:t>Sirve como eje para filtrar las preguntas que se mostrarán en la bitácora del estudiante.</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06"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BF"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(15)</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07" w:author="Microsoft Word" w:date="2026-05-03T22:17:00Z" w16du:dateUtc="2026-05-04T03:17:00Z">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C0"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08" w:author="Microsoft Word" w:date="2026-05-03T22:17:00Z" w16du:dateUtc="2026-05-04T03:17:00Z">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C1"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PK</w:t>
            </w:r>
          </w:p>
        </w:tc>
      </w:tr>
      <w:tr w:rsidR="00F11F46" w14:paraId="045BC9CA" w14:textId="77777777">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09" w:author="Microsoft Word" w:date="2026-05-03T22:17:00Z" w16du:dateUtc="2026-05-04T03:17:00Z">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C3"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Cedula_Estudiante</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10"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C4"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Llave foránea que referencia al Usuario (T02) que realizará la </w:t>
            </w:r>
            <w:r>
              <w:rPr>
                <w:color w:val="000000"/>
                <w:sz w:val="20"/>
                <w:szCs w:val="20"/>
              </w:rPr>
              <w:lastRenderedPageBreak/>
              <w:t>práctica. Vincula la identidad y el programa académico del alumno con el proceso actual.</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11"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C5"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lastRenderedPageBreak/>
              <w:t>VARCHAR (20)</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12" w:author="Microsoft Word" w:date="2026-05-03T22:17:00Z" w16du:dateUtc="2026-05-04T03:17:00Z">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C6"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13" w:author="Microsoft Word" w:date="2026-05-03T22:17:00Z" w16du:dateUtc="2026-05-04T03:17:00Z">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C7"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FK</w:t>
            </w:r>
          </w:p>
          <w:p w14:paraId="045BC9C8"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Tabla: Usuario</w:t>
            </w:r>
          </w:p>
          <w:p w14:paraId="045BC9C9"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lastRenderedPageBreak/>
              <w:t xml:space="preserve">Campo: </w:t>
            </w:r>
            <w:proofErr w:type="spellStart"/>
            <w:r>
              <w:rPr>
                <w:color w:val="000000"/>
                <w:sz w:val="20"/>
                <w:szCs w:val="20"/>
              </w:rPr>
              <w:t>Cedula_Usuario</w:t>
            </w:r>
            <w:proofErr w:type="spellEnd"/>
          </w:p>
        </w:tc>
      </w:tr>
      <w:tr w:rsidR="00F11F46" w14:paraId="045BC9D2" w14:textId="77777777">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14" w:author="Microsoft Word" w:date="2026-05-03T22:17:00Z" w16du:dateUtc="2026-05-04T03:17:00Z">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CB"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lastRenderedPageBreak/>
              <w:t>ID_Inst_Op1</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15"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CC"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Llave foránea que referencia a la primera opción de institución elegida por el estudiante. Representa su prioridad principal para realizar la práctica académica. </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16"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CD"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(15)</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17" w:author="Microsoft Word" w:date="2026-05-03T22:17:00Z" w16du:dateUtc="2026-05-04T03:17:00Z">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CE"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18" w:author="Microsoft Word" w:date="2026-05-03T22:17:00Z" w16du:dateUtc="2026-05-04T03:17:00Z">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CF"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FK</w:t>
            </w:r>
          </w:p>
          <w:p w14:paraId="045BC9D0"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 xml:space="preserve">Tabla: </w:t>
            </w:r>
            <w:proofErr w:type="spellStart"/>
            <w:r>
              <w:rPr>
                <w:color w:val="000000"/>
                <w:sz w:val="20"/>
                <w:szCs w:val="20"/>
              </w:rPr>
              <w:t>Institucion_Receptora</w:t>
            </w:r>
            <w:proofErr w:type="spellEnd"/>
          </w:p>
          <w:p w14:paraId="045BC9D1"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 xml:space="preserve">Campo: </w:t>
            </w:r>
            <w:proofErr w:type="spellStart"/>
            <w:r>
              <w:rPr>
                <w:color w:val="000000"/>
                <w:sz w:val="20"/>
                <w:szCs w:val="20"/>
              </w:rPr>
              <w:t>ID_Institucion</w:t>
            </w:r>
            <w:proofErr w:type="spellEnd"/>
          </w:p>
        </w:tc>
      </w:tr>
      <w:tr w:rsidR="00F11F46" w14:paraId="045BC9DA" w14:textId="77777777">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19" w:author="Microsoft Word" w:date="2026-05-03T22:17:00Z" w16du:dateUtc="2026-05-04T03:17:00Z">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D3"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ID_Inst_Op2</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20"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D4"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Llave foránea que referencia a la segunda opción de institución. Actúa como alternativa de respaldo en caso de que la primera opción no tenga cupos disponibles o no sea aprobada. </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21"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D5"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(15)</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22" w:author="Microsoft Word" w:date="2026-05-03T22:17:00Z" w16du:dateUtc="2026-05-04T03:17:00Z">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D6"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23" w:author="Microsoft Word" w:date="2026-05-03T22:17:00Z" w16du:dateUtc="2026-05-04T03:17:00Z">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D7"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FK</w:t>
            </w:r>
          </w:p>
          <w:p w14:paraId="045BC9D8"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 xml:space="preserve">Tabla: </w:t>
            </w:r>
            <w:proofErr w:type="spellStart"/>
            <w:r>
              <w:rPr>
                <w:color w:val="000000"/>
                <w:sz w:val="20"/>
                <w:szCs w:val="20"/>
              </w:rPr>
              <w:t>Institucion_Receptora</w:t>
            </w:r>
            <w:proofErr w:type="spellEnd"/>
          </w:p>
          <w:p w14:paraId="045BC9D9"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 xml:space="preserve">Campo: </w:t>
            </w:r>
            <w:proofErr w:type="spellStart"/>
            <w:r>
              <w:rPr>
                <w:color w:val="000000"/>
                <w:sz w:val="20"/>
                <w:szCs w:val="20"/>
              </w:rPr>
              <w:t>ID_Institucion</w:t>
            </w:r>
            <w:proofErr w:type="spellEnd"/>
          </w:p>
        </w:tc>
      </w:tr>
      <w:tr w:rsidR="00F11F46" w14:paraId="045BC9E0" w14:textId="77777777">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24" w:author="Microsoft Word" w:date="2026-05-03T22:17:00Z" w16du:dateUtc="2026-05-04T03:17:00Z">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DB"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Estado_Seleccion</w:t>
            </w:r>
            <w:proofErr w:type="spellEnd"/>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25" w:author="Microsoft Word" w:date="2026-05-03T22:17:00Z" w16du:dateUtc="2026-05-04T03:17:00Z">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DC"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Describe la situación actual de la solicitud de plazas. Permite al estudiante saber si su elección está 'Pendiente', 'Aprobada' (pasó a asignación) o 'Rechazada' (debe volver a elegir). </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26"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DD"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VARCHAR (20) </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27" w:author="Microsoft Word" w:date="2026-05-03T22:17:00Z" w16du:dateUtc="2026-05-04T03:17:00Z">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DE"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28" w:author="Microsoft Word" w:date="2026-05-03T22:17:00Z" w16du:dateUtc="2026-05-04T03:17:00Z">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DF"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bl>
    <w:p w14:paraId="045BC9E1" w14:textId="77777777" w:rsidR="00F11F46" w:rsidRDefault="00F11F46">
      <w:pPr>
        <w:pBdr>
          <w:top w:val="nil"/>
          <w:left w:val="nil"/>
          <w:bottom w:val="nil"/>
          <w:right w:val="nil"/>
          <w:between w:val="nil"/>
        </w:pBdr>
        <w:spacing w:line="276" w:lineRule="auto"/>
        <w:ind w:firstLine="0"/>
        <w:rPr>
          <w:color w:val="000000"/>
        </w:rPr>
      </w:pPr>
    </w:p>
    <w:p w14:paraId="045BC9E2" w14:textId="77777777" w:rsidR="00F11F46" w:rsidRDefault="00F11F46">
      <w:pPr>
        <w:pBdr>
          <w:top w:val="nil"/>
          <w:left w:val="nil"/>
          <w:bottom w:val="nil"/>
          <w:right w:val="nil"/>
          <w:between w:val="nil"/>
        </w:pBdr>
        <w:spacing w:line="276" w:lineRule="auto"/>
        <w:ind w:firstLine="0"/>
        <w:rPr>
          <w:color w:val="000000"/>
        </w:rPr>
      </w:pPr>
    </w:p>
    <w:p w14:paraId="045BC9E3" w14:textId="77777777" w:rsidR="00F11F46" w:rsidRDefault="00652FAD">
      <w:pPr>
        <w:pBdr>
          <w:top w:val="nil"/>
          <w:left w:val="nil"/>
          <w:bottom w:val="nil"/>
          <w:right w:val="nil"/>
          <w:between w:val="nil"/>
        </w:pBdr>
        <w:spacing w:line="276" w:lineRule="auto"/>
        <w:ind w:firstLine="0"/>
        <w:rPr>
          <w:color w:val="000000"/>
        </w:rPr>
      </w:pPr>
      <w:r>
        <w:rPr>
          <w:color w:val="000000"/>
        </w:rPr>
        <w:t>CÓDIGO TABLA: T06</w:t>
      </w:r>
    </w:p>
    <w:p w14:paraId="045BC9E4" w14:textId="77777777" w:rsidR="00F11F46" w:rsidRDefault="00652FAD">
      <w:pPr>
        <w:pBdr>
          <w:top w:val="nil"/>
          <w:left w:val="nil"/>
          <w:bottom w:val="nil"/>
          <w:right w:val="nil"/>
          <w:between w:val="nil"/>
        </w:pBdr>
        <w:spacing w:line="276" w:lineRule="auto"/>
        <w:ind w:firstLine="0"/>
        <w:rPr>
          <w:color w:val="000000"/>
        </w:rPr>
      </w:pPr>
      <w:r>
        <w:rPr>
          <w:color w:val="000000"/>
        </w:rPr>
        <w:t xml:space="preserve">NOMBRE TABLA: </w:t>
      </w:r>
      <w:proofErr w:type="spellStart"/>
      <w:r>
        <w:rPr>
          <w:color w:val="000000"/>
        </w:rPr>
        <w:t>Asignacion_Practica</w:t>
      </w:r>
      <w:proofErr w:type="spellEnd"/>
    </w:p>
    <w:p w14:paraId="045BC9E5" w14:textId="77777777" w:rsidR="00F11F46" w:rsidRDefault="00652FAD">
      <w:pPr>
        <w:pBdr>
          <w:top w:val="nil"/>
          <w:left w:val="nil"/>
          <w:bottom w:val="nil"/>
          <w:right w:val="nil"/>
          <w:between w:val="nil"/>
        </w:pBdr>
        <w:spacing w:line="276" w:lineRule="auto"/>
        <w:ind w:firstLine="0"/>
        <w:rPr>
          <w:color w:val="000000"/>
        </w:rPr>
      </w:pPr>
      <w:r>
        <w:rPr>
          <w:color w:val="000000"/>
        </w:rPr>
        <w:t>DESCRIPCIÓN TABLA:</w:t>
      </w:r>
    </w:p>
    <w:p w14:paraId="045BC9E6" w14:textId="77777777" w:rsidR="00F11F46" w:rsidRDefault="00652FAD">
      <w:pPr>
        <w:pBdr>
          <w:top w:val="nil"/>
          <w:left w:val="nil"/>
          <w:bottom w:val="nil"/>
          <w:right w:val="nil"/>
          <w:between w:val="nil"/>
        </w:pBdr>
        <w:spacing w:line="276" w:lineRule="auto"/>
        <w:ind w:firstLine="0"/>
        <w:rPr>
          <w:color w:val="000000"/>
        </w:rPr>
      </w:pPr>
      <w:r>
        <w:rPr>
          <w:color w:val="000000"/>
        </w:rPr>
        <w:t>Tabla transaccional central que formaliza el vínculo entre el estudiante y su escenario de práctica para un ciclo específico. Actúa como el concentrador de relaciones (Nodos) del s</w:t>
      </w:r>
      <w:r>
        <w:t>oftware</w:t>
      </w:r>
      <w:r>
        <w:rPr>
          <w:color w:val="000000"/>
        </w:rPr>
        <w:t>, permitiendo la trazabilidad de quién supervisa a quién, en qué institución se desarrolla la labor y bajo qué parámetros curriculares. Es la base de donde dependen las bitácoras y las evaluaciones finales.</w:t>
      </w:r>
    </w:p>
    <w:p w14:paraId="045BC9E7" w14:textId="77777777" w:rsidR="00F11F46" w:rsidRDefault="00F11F46">
      <w:pPr>
        <w:pBdr>
          <w:top w:val="nil"/>
          <w:left w:val="nil"/>
          <w:bottom w:val="nil"/>
          <w:right w:val="nil"/>
          <w:between w:val="nil"/>
        </w:pBdr>
        <w:spacing w:line="276" w:lineRule="auto"/>
        <w:ind w:firstLine="0"/>
        <w:rPr>
          <w:color w:val="000000"/>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Change w:id="329" w:author="Microsoft Word" w:date="2026-05-03T22:17:00Z" w16du:dateUtc="2026-05-04T03:17:00Z">
          <w:tblPr>
            <w:tblStyle w:val="ac"/>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2025"/>
        <w:gridCol w:w="2685"/>
        <w:gridCol w:w="1830"/>
        <w:gridCol w:w="855"/>
        <w:gridCol w:w="1635"/>
        <w:tblGridChange w:id="330">
          <w:tblGrid>
            <w:gridCol w:w="2025"/>
            <w:gridCol w:w="2685"/>
            <w:gridCol w:w="1830"/>
            <w:gridCol w:w="855"/>
            <w:gridCol w:w="1635"/>
          </w:tblGrid>
        </w:tblGridChange>
      </w:tblGrid>
      <w:tr w:rsidR="00F11F46" w14:paraId="045BC9ED" w14:textId="77777777">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31" w:author="Microsoft Word" w:date="2026-05-03T22:17:00Z" w16du:dateUtc="2026-05-04T03:17:00Z">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E8"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NOMBRE CAMPO</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32" w:author="Microsoft Word" w:date="2026-05-03T22:17:00Z" w16du:dateUtc="2026-05-04T03:17:00Z">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E9"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DESCRIPCIÓN DEL CAMPO</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33"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EA"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TIPO Y TAMAÑO MÁXIMO</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34" w:author="Microsoft Word" w:date="2026-05-03T22:17:00Z" w16du:dateUtc="2026-05-04T03:17:00Z">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EB"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REQUERIDA</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35" w:author="Microsoft Word" w:date="2026-05-03T22:17:00Z" w16du:dateUtc="2026-05-04T03:17:00Z">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EC"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TIPO DE LLAVE</w:t>
            </w:r>
          </w:p>
        </w:tc>
      </w:tr>
      <w:tr w:rsidR="00F11F46" w14:paraId="045BC9F3" w14:textId="77777777">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36" w:author="Microsoft Word" w:date="2026-05-03T22:17:00Z" w16du:dateUtc="2026-05-04T03:17:00Z">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EE"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ID_Asignacion</w:t>
            </w:r>
            <w:proofErr w:type="spellEnd"/>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37" w:author="Microsoft Word" w:date="2026-05-03T22:17:00Z" w16du:dateUtc="2026-05-04T03:17:00Z">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EF"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Código único de registro de la asignación. Es la llave maestra que identifica el proceso individual de un estudiante en un periodo determinado y se </w:t>
            </w:r>
            <w:r>
              <w:rPr>
                <w:color w:val="000000"/>
                <w:sz w:val="20"/>
                <w:szCs w:val="20"/>
              </w:rPr>
              <w:lastRenderedPageBreak/>
              <w:t>utiliza para indexar bitácoras y notas.</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38"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F0"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lastRenderedPageBreak/>
              <w:t>VARCHAR (15)</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39" w:author="Microsoft Word" w:date="2026-05-03T22:17:00Z" w16du:dateUtc="2026-05-04T03:17:00Z">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F1"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40" w:author="Microsoft Word" w:date="2026-05-03T22:17:00Z" w16du:dateUtc="2026-05-04T03:17:00Z">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F2"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PK</w:t>
            </w:r>
          </w:p>
        </w:tc>
      </w:tr>
      <w:tr w:rsidR="00F11F46" w14:paraId="045BC9FB" w14:textId="77777777">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41" w:author="Microsoft Word" w:date="2026-05-03T22:17:00Z" w16du:dateUtc="2026-05-04T03:17:00Z">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F4"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Cedula_Estudiante</w:t>
            </w:r>
            <w:proofErr w:type="spellEnd"/>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42" w:author="Microsoft Word" w:date="2026-05-03T22:17:00Z" w16du:dateUtc="2026-05-04T03:17:00Z">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F5"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Llave foránea que referencia al Usuario (T02) que realizará la práctica. Vincula la identidad y el programa académico del alumno con el proceso actual.</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43"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F6"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(20)</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44" w:author="Microsoft Word" w:date="2026-05-03T22:17:00Z" w16du:dateUtc="2026-05-04T03:17:00Z">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F7"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45" w:author="Microsoft Word" w:date="2026-05-03T22:17:00Z" w16du:dateUtc="2026-05-04T03:17:00Z">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F8"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FK</w:t>
            </w:r>
          </w:p>
          <w:p w14:paraId="045BC9F9"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Tabla: Usuario</w:t>
            </w:r>
          </w:p>
          <w:p w14:paraId="045BC9FA"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 xml:space="preserve">Campo: </w:t>
            </w:r>
            <w:proofErr w:type="spellStart"/>
            <w:r>
              <w:rPr>
                <w:color w:val="000000"/>
                <w:sz w:val="20"/>
                <w:szCs w:val="20"/>
              </w:rPr>
              <w:t>Cedula_Usuario</w:t>
            </w:r>
            <w:proofErr w:type="spellEnd"/>
          </w:p>
        </w:tc>
      </w:tr>
      <w:tr w:rsidR="00F11F46" w14:paraId="045BCA02" w14:textId="77777777">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46" w:author="Microsoft Word" w:date="2026-05-03T22:17:00Z" w16du:dateUtc="2026-05-04T03:17:00Z">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FC"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ID_Institucion</w:t>
            </w:r>
            <w:proofErr w:type="spellEnd"/>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47" w:author="Microsoft Word" w:date="2026-05-03T22:17:00Z" w16du:dateUtc="2026-05-04T03:17:00Z">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FD"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 xml:space="preserve">Llave foránea que identifica la </w:t>
            </w:r>
            <w:proofErr w:type="spellStart"/>
            <w:r>
              <w:rPr>
                <w:color w:val="000000"/>
                <w:sz w:val="20"/>
                <w:szCs w:val="20"/>
              </w:rPr>
              <w:t>Institucion_Receptora</w:t>
            </w:r>
            <w:proofErr w:type="spellEnd"/>
            <w:r>
              <w:rPr>
                <w:color w:val="000000"/>
                <w:sz w:val="20"/>
                <w:szCs w:val="20"/>
              </w:rPr>
              <w:t xml:space="preserve"> (T03) donde el estudiante cumplirá sus funciones. Permite el control de cupos y convenios de la entidad.</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48"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FE"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(15)</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49" w:author="Microsoft Word" w:date="2026-05-03T22:17:00Z" w16du:dateUtc="2026-05-04T03:17:00Z">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9FF"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50" w:author="Microsoft Word" w:date="2026-05-03T22:17:00Z" w16du:dateUtc="2026-05-04T03:17:00Z">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00"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FK</w:t>
            </w:r>
          </w:p>
          <w:p w14:paraId="045BCA01"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 xml:space="preserve">Tabla: </w:t>
            </w:r>
            <w:proofErr w:type="spellStart"/>
            <w:r>
              <w:rPr>
                <w:color w:val="000000"/>
                <w:sz w:val="20"/>
                <w:szCs w:val="20"/>
              </w:rPr>
              <w:t>Institucion_Receptora</w:t>
            </w:r>
            <w:proofErr w:type="spellEnd"/>
            <w:r>
              <w:rPr>
                <w:color w:val="000000"/>
                <w:sz w:val="20"/>
                <w:szCs w:val="20"/>
              </w:rPr>
              <w:t xml:space="preserve"> Campo: </w:t>
            </w:r>
            <w:proofErr w:type="spellStart"/>
            <w:r>
              <w:rPr>
                <w:color w:val="000000"/>
                <w:sz w:val="20"/>
                <w:szCs w:val="20"/>
              </w:rPr>
              <w:t>ID_Institucion</w:t>
            </w:r>
            <w:proofErr w:type="spellEnd"/>
          </w:p>
        </w:tc>
      </w:tr>
      <w:tr w:rsidR="00F11F46" w14:paraId="045BCA0A" w14:textId="77777777">
        <w:trPr>
          <w:trHeight w:val="684"/>
          <w:trPrChange w:id="351" w:author="Microsoft Word" w:date="2026-05-03T22:17:00Z" w16du:dateUtc="2026-05-04T03:17:00Z">
            <w:trPr>
              <w:trHeight w:val="684"/>
            </w:trPr>
          </w:trPrChange>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52" w:author="Microsoft Word" w:date="2026-05-03T22:17:00Z" w16du:dateUtc="2026-05-04T03:17:00Z">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03"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Cedula_Docente</w:t>
            </w:r>
            <w:proofErr w:type="spellEnd"/>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53" w:author="Microsoft Word" w:date="2026-05-03T22:17:00Z" w16du:dateUtc="2026-05-04T03:17:00Z">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04"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Llave foránea que referencia al docente de la universidad encargado de la supervisión académica y la calificación final desde la tabla Usuario (T02).</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54"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05"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(20)</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55" w:author="Microsoft Word" w:date="2026-05-03T22:17:00Z" w16du:dateUtc="2026-05-04T03:17:00Z">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06"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56" w:author="Microsoft Word" w:date="2026-05-03T22:17:00Z" w16du:dateUtc="2026-05-04T03:17:00Z">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07"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FK</w:t>
            </w:r>
          </w:p>
          <w:p w14:paraId="045BCA08"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Tabla: Usuario</w:t>
            </w:r>
          </w:p>
          <w:p w14:paraId="045BCA09"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 xml:space="preserve">Campo: </w:t>
            </w:r>
            <w:proofErr w:type="spellStart"/>
            <w:r>
              <w:rPr>
                <w:color w:val="000000"/>
                <w:sz w:val="20"/>
                <w:szCs w:val="20"/>
              </w:rPr>
              <w:t>Cedula_Usuario</w:t>
            </w:r>
            <w:proofErr w:type="spellEnd"/>
          </w:p>
        </w:tc>
      </w:tr>
      <w:tr w:rsidR="00F11F46" w14:paraId="045BCA12" w14:textId="77777777">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57" w:author="Microsoft Word" w:date="2026-05-03T22:17:00Z" w16du:dateUtc="2026-05-04T03:17:00Z">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0B"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Cedula_Asesor</w:t>
            </w:r>
            <w:proofErr w:type="spellEnd"/>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58" w:author="Microsoft Word" w:date="2026-05-03T22:17:00Z" w16du:dateUtc="2026-05-04T03:17:00Z">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0C"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Llave foránea que vincula al asesor en el sitio de práctica desde la tabla Usuario (T02). Es vital para la evaluación en sitio.</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59"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0D"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(20)</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60" w:author="Microsoft Word" w:date="2026-05-03T22:17:00Z" w16du:dateUtc="2026-05-04T03:17:00Z">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0E"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61" w:author="Microsoft Word" w:date="2026-05-03T22:17:00Z" w16du:dateUtc="2026-05-04T03:17:00Z">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0F"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FK</w:t>
            </w:r>
          </w:p>
          <w:p w14:paraId="045BCA10"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Tabla: Usuario</w:t>
            </w:r>
          </w:p>
          <w:p w14:paraId="045BCA11"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 xml:space="preserve">Campo: </w:t>
            </w:r>
            <w:proofErr w:type="spellStart"/>
            <w:r>
              <w:rPr>
                <w:color w:val="000000"/>
                <w:sz w:val="20"/>
                <w:szCs w:val="20"/>
              </w:rPr>
              <w:t>Cedula_Usuario</w:t>
            </w:r>
            <w:proofErr w:type="spellEnd"/>
          </w:p>
        </w:tc>
      </w:tr>
      <w:tr w:rsidR="00F11F46" w14:paraId="045BCA18" w14:textId="77777777">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62" w:author="Microsoft Word" w:date="2026-05-03T22:17:00Z" w16du:dateUtc="2026-05-04T03:17:00Z">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13"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Periodo_Academico</w:t>
            </w:r>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63" w:author="Microsoft Word" w:date="2026-05-03T22:17:00Z" w16du:dateUtc="2026-05-04T03:17:00Z">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14"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Identificador del ciclo lectivo de ejecución (ej. '2026-1', '2026-2'). Permite filtrar la información por años y semestres para auditorías e informes históricos.</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64"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15"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(10)</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65" w:author="Microsoft Word" w:date="2026-05-03T22:17:00Z" w16du:dateUtc="2026-05-04T03:17:00Z">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16"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66" w:author="Microsoft Word" w:date="2026-05-03T22:17:00Z" w16du:dateUtc="2026-05-04T03:17:00Z">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17"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r w:rsidR="00F11F46" w14:paraId="045BCA1E" w14:textId="77777777">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67" w:author="Microsoft Word" w:date="2026-05-03T22:17:00Z" w16du:dateUtc="2026-05-04T03:17:00Z">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19" w14:textId="77777777" w:rsidR="00F11F46" w:rsidRDefault="00652FAD">
            <w:pPr>
              <w:pBdr>
                <w:top w:val="nil"/>
                <w:left w:val="nil"/>
                <w:bottom w:val="nil"/>
                <w:right w:val="nil"/>
                <w:between w:val="nil"/>
              </w:pBdr>
              <w:spacing w:line="276" w:lineRule="auto"/>
              <w:ind w:firstLine="0"/>
              <w:rPr>
                <w:color w:val="000000"/>
                <w:sz w:val="20"/>
                <w:szCs w:val="20"/>
              </w:rPr>
            </w:pPr>
            <w:proofErr w:type="spellStart"/>
            <w:r>
              <w:rPr>
                <w:color w:val="000000"/>
                <w:sz w:val="20"/>
                <w:szCs w:val="20"/>
              </w:rPr>
              <w:t>Estado_Asignacion</w:t>
            </w:r>
            <w:proofErr w:type="spellEnd"/>
          </w:p>
        </w:tc>
        <w:tc>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68" w:author="Microsoft Word" w:date="2026-05-03T22:17:00Z" w16du:dateUtc="2026-05-04T03:17:00Z">
              <w:tcPr>
                <w:tcW w:w="2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1A"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Indicador de la fase del proceso (ej. 'Activa', 'Cerrada', 'Cancelada'). Controla si el estudiante aún puede registrar bitácoras o si el proceso ya ha sido calificado y finalizado.</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69" w:author="Microsoft Word" w:date="2026-05-03T22:17:00Z" w16du:dateUtc="2026-05-04T03:17:00Z">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1B" w14:textId="77777777" w:rsidR="00F11F46" w:rsidRDefault="00652FAD">
            <w:pPr>
              <w:pBdr>
                <w:top w:val="nil"/>
                <w:left w:val="nil"/>
                <w:bottom w:val="nil"/>
                <w:right w:val="nil"/>
                <w:between w:val="nil"/>
              </w:pBdr>
              <w:spacing w:line="276" w:lineRule="auto"/>
              <w:ind w:firstLine="0"/>
              <w:rPr>
                <w:color w:val="000000"/>
                <w:sz w:val="20"/>
                <w:szCs w:val="20"/>
              </w:rPr>
            </w:pPr>
            <w:r>
              <w:rPr>
                <w:color w:val="000000"/>
                <w:sz w:val="20"/>
                <w:szCs w:val="20"/>
              </w:rPr>
              <w:t>VARCHAR (15)</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70" w:author="Microsoft Word" w:date="2026-05-03T22:17:00Z" w16du:dateUtc="2026-05-04T03:17:00Z">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1C"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Sí</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Change w:id="371" w:author="Microsoft Word" w:date="2026-05-03T22:17:00Z" w16du:dateUtc="2026-05-04T03:17:00Z">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cPrChange>
          </w:tcPr>
          <w:p w14:paraId="045BCA1D" w14:textId="77777777" w:rsidR="00F11F46" w:rsidRDefault="00652FAD">
            <w:pPr>
              <w:pBdr>
                <w:top w:val="nil"/>
                <w:left w:val="nil"/>
                <w:bottom w:val="nil"/>
                <w:right w:val="nil"/>
                <w:between w:val="nil"/>
              </w:pBdr>
              <w:spacing w:line="276" w:lineRule="auto"/>
              <w:ind w:firstLine="0"/>
              <w:jc w:val="center"/>
              <w:rPr>
                <w:color w:val="000000"/>
                <w:sz w:val="20"/>
                <w:szCs w:val="20"/>
              </w:rPr>
            </w:pPr>
            <w:r>
              <w:rPr>
                <w:color w:val="000000"/>
                <w:sz w:val="20"/>
                <w:szCs w:val="20"/>
              </w:rPr>
              <w:t>—</w:t>
            </w:r>
          </w:p>
        </w:tc>
      </w:tr>
    </w:tbl>
    <w:p w14:paraId="045BCA1F" w14:textId="77777777" w:rsidR="00F11F46" w:rsidRDefault="00F11F46">
      <w:pPr>
        <w:rPr>
          <w:b/>
          <w:bCs/>
          <w:sz w:val="14"/>
          <w:szCs w:val="14"/>
        </w:rPr>
      </w:pPr>
    </w:p>
    <w:sectPr w:rsidR="00F11F46">
      <w:headerReference w:type="default" r:id="rId25"/>
      <w:footerReference w:type="default" r:id="rId26"/>
      <w:headerReference w:type="first" r:id="rId27"/>
      <w:footerReference w:type="first" r:id="rId2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9E35D" w14:textId="77777777" w:rsidR="00652FAD" w:rsidRDefault="00652FAD">
      <w:pPr>
        <w:spacing w:line="240" w:lineRule="auto"/>
      </w:pPr>
      <w:r>
        <w:separator/>
      </w:r>
    </w:p>
  </w:endnote>
  <w:endnote w:type="continuationSeparator" w:id="0">
    <w:p w14:paraId="7ECDFB12" w14:textId="77777777" w:rsidR="00652FAD" w:rsidRDefault="00652F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1544DCA-1596-48BE-8336-347EFC56346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30AFFA3-ED20-42E3-885A-786B44FB7A7C}"/>
  </w:font>
  <w:font w:name="Calibri">
    <w:panose1 w:val="020F0502020204030204"/>
    <w:charset w:val="00"/>
    <w:family w:val="swiss"/>
    <w:pitch w:val="variable"/>
    <w:sig w:usb0="E4002EFF" w:usb1="C200247B" w:usb2="00000009" w:usb3="00000000" w:csb0="000001FF" w:csb1="00000000"/>
    <w:embedRegular r:id="rId3" w:fontKey="{CE7046D5-38F2-4513-8E3E-8424F5B4BF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0B20" w14:textId="77777777" w:rsidR="006D4E5F" w:rsidRDefault="006D4E5F">
    <w:pPr>
      <w:pStyle w:val="Header"/>
      <w:pPrChange w:id="372" w:author="Microsoft Word" w:date="2026-05-03T22:17:00Z" w16du:dateUtc="2026-05-04T03:17: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BCA44" w14:textId="77777777" w:rsidR="00F11F46" w:rsidRDefault="00F11F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36E6" w14:textId="77777777" w:rsidR="00652FAD" w:rsidRDefault="00652FAD">
      <w:pPr>
        <w:spacing w:line="240" w:lineRule="auto"/>
      </w:pPr>
      <w:r>
        <w:separator/>
      </w:r>
    </w:p>
  </w:footnote>
  <w:footnote w:type="continuationSeparator" w:id="0">
    <w:p w14:paraId="6ED425AE" w14:textId="77777777" w:rsidR="00652FAD" w:rsidRDefault="00652F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BCA42" w14:textId="4DBD6B92" w:rsidR="00F11F46" w:rsidRDefault="00652FAD">
    <w:pPr>
      <w:jc w:val="right"/>
    </w:pPr>
    <w:r>
      <w:fldChar w:fldCharType="begin"/>
    </w:r>
    <w:r>
      <w:instrText>PAGE</w:instrText>
    </w:r>
    <w:r>
      <w:fldChar w:fldCharType="separate"/>
    </w:r>
    <w:r w:rsidR="006D4E5F">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BCA43" w14:textId="77777777" w:rsidR="00F11F46" w:rsidRDefault="00F11F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B5D"/>
    <w:multiLevelType w:val="multilevel"/>
    <w:tmpl w:val="3A8EB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8F4245"/>
    <w:multiLevelType w:val="multilevel"/>
    <w:tmpl w:val="461AC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FF49C6"/>
    <w:multiLevelType w:val="multilevel"/>
    <w:tmpl w:val="096CB6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2B15059"/>
    <w:multiLevelType w:val="multilevel"/>
    <w:tmpl w:val="4E30F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EF7C3B"/>
    <w:multiLevelType w:val="multilevel"/>
    <w:tmpl w:val="6FF8F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A230D7A"/>
    <w:multiLevelType w:val="multilevel"/>
    <w:tmpl w:val="6DAE3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A308DC"/>
    <w:multiLevelType w:val="multilevel"/>
    <w:tmpl w:val="37E26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0123B9"/>
    <w:multiLevelType w:val="multilevel"/>
    <w:tmpl w:val="52F88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0877EF"/>
    <w:multiLevelType w:val="multilevel"/>
    <w:tmpl w:val="233E6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1D53186"/>
    <w:multiLevelType w:val="multilevel"/>
    <w:tmpl w:val="5CA82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0F1B4E"/>
    <w:multiLevelType w:val="multilevel"/>
    <w:tmpl w:val="58704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824BA0"/>
    <w:multiLevelType w:val="multilevel"/>
    <w:tmpl w:val="01B28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8A2027"/>
    <w:multiLevelType w:val="multilevel"/>
    <w:tmpl w:val="4A94A4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B9E2EE7"/>
    <w:multiLevelType w:val="multilevel"/>
    <w:tmpl w:val="221E29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79204614">
    <w:abstractNumId w:val="8"/>
  </w:num>
  <w:num w:numId="2" w16cid:durableId="1881242917">
    <w:abstractNumId w:val="3"/>
  </w:num>
  <w:num w:numId="3" w16cid:durableId="1241401056">
    <w:abstractNumId w:val="11"/>
  </w:num>
  <w:num w:numId="4" w16cid:durableId="530649820">
    <w:abstractNumId w:val="6"/>
  </w:num>
  <w:num w:numId="5" w16cid:durableId="912814956">
    <w:abstractNumId w:val="4"/>
  </w:num>
  <w:num w:numId="6" w16cid:durableId="1204560934">
    <w:abstractNumId w:val="1"/>
  </w:num>
  <w:num w:numId="7" w16cid:durableId="498809870">
    <w:abstractNumId w:val="13"/>
  </w:num>
  <w:num w:numId="8" w16cid:durableId="371196492">
    <w:abstractNumId w:val="0"/>
  </w:num>
  <w:num w:numId="9" w16cid:durableId="1889875275">
    <w:abstractNumId w:val="7"/>
  </w:num>
  <w:num w:numId="10" w16cid:durableId="1413426483">
    <w:abstractNumId w:val="9"/>
  </w:num>
  <w:num w:numId="11" w16cid:durableId="803350811">
    <w:abstractNumId w:val="10"/>
  </w:num>
  <w:num w:numId="12" w16cid:durableId="2073187778">
    <w:abstractNumId w:val="2"/>
  </w:num>
  <w:num w:numId="13" w16cid:durableId="1294098516">
    <w:abstractNumId w:val="5"/>
  </w:num>
  <w:num w:numId="14" w16cid:durableId="15468711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F46"/>
    <w:rsid w:val="00204CD9"/>
    <w:rsid w:val="002D438D"/>
    <w:rsid w:val="004B0408"/>
    <w:rsid w:val="00652FAD"/>
    <w:rsid w:val="006D4E5F"/>
    <w:rsid w:val="00BD7FCB"/>
    <w:rsid w:val="00D359B4"/>
    <w:rsid w:val="00F11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BC7B2"/>
  <w15:docId w15:val="{F9F1C1B6-79CD-4509-9CC7-05B23AA19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Header">
    <w:name w:val="header"/>
    <w:basedOn w:val="Normal"/>
    <w:link w:val="HeaderChar"/>
    <w:uiPriority w:val="99"/>
    <w:semiHidden/>
    <w:unhideWhenUsed/>
    <w:rsid w:val="006D4E5F"/>
    <w:pPr>
      <w:tabs>
        <w:tab w:val="center" w:pos="4419"/>
        <w:tab w:val="right" w:pos="8838"/>
      </w:tabs>
      <w:spacing w:line="240" w:lineRule="auto"/>
    </w:pPr>
  </w:style>
  <w:style w:type="character" w:customStyle="1" w:styleId="HeaderChar">
    <w:name w:val="Header Char"/>
    <w:basedOn w:val="DefaultParagraphFont"/>
    <w:link w:val="Header"/>
    <w:uiPriority w:val="99"/>
    <w:semiHidden/>
    <w:rsid w:val="006D4E5F"/>
  </w:style>
  <w:style w:type="paragraph" w:styleId="Footer">
    <w:name w:val="footer"/>
    <w:basedOn w:val="Normal"/>
    <w:link w:val="FooterChar"/>
    <w:uiPriority w:val="99"/>
    <w:unhideWhenUsed/>
    <w:rsid w:val="006D4E5F"/>
    <w:pPr>
      <w:tabs>
        <w:tab w:val="center" w:pos="4419"/>
        <w:tab w:val="right" w:pos="8838"/>
      </w:tabs>
      <w:spacing w:line="240" w:lineRule="auto"/>
    </w:pPr>
  </w:style>
  <w:style w:type="character" w:customStyle="1" w:styleId="FooterChar">
    <w:name w:val="Footer Char"/>
    <w:basedOn w:val="DefaultParagraphFont"/>
    <w:link w:val="Footer"/>
    <w:uiPriority w:val="99"/>
    <w:rsid w:val="006D4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XoYgmIK4fRPp9p97u+1EJstiDw==">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5328</Words>
  <Characters>30372</Characters>
  <Application>Microsoft Office Word</Application>
  <DocSecurity>0</DocSecurity>
  <Lines>253</Lines>
  <Paragraphs>71</Paragraphs>
  <ScaleCrop>false</ScaleCrop>
  <Company/>
  <LinksUpToDate>false</LinksUpToDate>
  <CharactersWithSpaces>35629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Alonso Acevedo</cp:lastModifiedBy>
  <cp:revision>4</cp:revision>
  <dcterms:created xsi:type="dcterms:W3CDTF">2026-05-04T03:16:00Z</dcterms:created>
  <dcterms:modified xsi:type="dcterms:W3CDTF">2026-05-04T03:17:00Z</dcterms:modified>
</cp:coreProperties>
</file>